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00"/>
      </w:pPr>
    </w:p>
    <w:p>
      <w:pPr>
        <w:pStyle w:val="Kicker"/>
      </w:pPr>
      <w:r>
        <w:rPr>
          <w:rFonts w:ascii="Calibri" w:hAnsi="Calibri" w:eastAsia="Calibri"/>
          <w:b/>
          <w:color w:val="2E74B5"/>
          <w:sz w:val="20"/>
        </w:rPr>
        <w:t>LERU INTEGRITY MAP | REPORT DEVELOPMENT</w:t>
      </w:r>
    </w:p>
    <w:p>
      <w:commentRangeStart w:id="1"/>
      <w:pPr>
        <w:pStyle w:val="Title"/>
      </w:pPr>
      <w:r>
        <w:rPr>
          <w:rFonts w:ascii="Calibri" w:hAnsi="Calibri" w:eastAsia="Calibri"/>
          <w:b/>
          <w:color w:val="203748"/>
          <w:sz w:val="60"/>
        </w:rPr>
        <w:t>Research Integrity Systems in Europe: </w:t>
      </w:r>
      <w:del w:id="1" w:author="Codex editorial setup" w:date="2026-07-15T10:17:54Z">
        <w:r>
          <w:delText>Public Visibility</w:delText>
        </w:r>
      </w:del>
      <w:ins w:id="2" w:author="Codex editorial setup" w:date="2026-07-15T10:17:54Z">
        <w:r>
          <w:t>Public Accountability</w:t>
        </w:r>
      </w:ins>
      <w:r>
        <w:rPr>
          <w:rFonts w:ascii="Calibri" w:hAnsi="Calibri" w:eastAsia="Calibri"/>
          <w:b/>
          <w:color w:val="203748"/>
          <w:sz w:val="60"/>
        </w:rPr>
        <w:t>, Institutional Routes and the LERU Member Landscape</w:t>
      </w:r>
      <w:commentRangeEnd w:id="1"/>
      <w:r>
        <w:commentReference w:id="1"/>
      </w:r>
    </w:p>
    <w:p>
      <w:pPr>
        <w:pStyle w:val="Subtitle"/>
      </w:pPr>
      <w:r>
        <w:rPr>
          <w:rFonts w:ascii="Calibri" w:hAnsi="Calibri" w:eastAsia="Calibri"/>
          <w:color w:val="1F4D78"/>
          <w:sz w:val="30"/>
        </w:rPr>
        <w:t>A substantive article and report outline based on the full European mapping project</w:t>
      </w:r>
    </w:p>
    <w:p>
      <w:commentRangeStart w:id="0"/>
      <w:pPr>
        <w:pStyle w:val="CoverMeta"/>
      </w:pPr>
      <w:r>
        <w:rPr>
          <w:rFonts w:ascii="Calibri" w:hAnsi="Calibri" w:eastAsia="Calibri"/>
          <w:b/>
          <w:color w:val="5B6570"/>
          <w:sz w:val="21"/>
        </w:rPr>
        <w:t>Working report/article outline</w:t>
      </w:r>
      <w:commentRangeEnd w:id="0"/>
      <w:r>
        <w:commentReference w:id="0"/>
      </w:r>
    </w:p>
    <w:p>
      <w:commentRangeStart w:id="2"/>
      <w:pPr>
        <w:pStyle w:val="CoverMeta"/>
      </w:pPr>
      <w:r>
        <w:rPr>
          <w:rFonts w:ascii="Calibri" w:hAnsi="Calibri" w:eastAsia="Calibri"/>
          <w:color w:val="5B6570"/>
          <w:sz w:val="21"/>
        </w:rPr>
        <w:t>Prepared by LERU Integrity Map project team | 15 July 2026</w:t>
      </w:r>
      <w:commentRangeEnd w:id="2"/>
      <w:r>
        <w:commentReference w:id="2"/>
      </w:r>
    </w:p>
    <w:p>
      <w:pPr>
        <w:pStyle w:val="CoverMeta"/>
      </w:pPr>
      <w:r>
        <w:rPr>
          <w:rFonts w:ascii="Calibri" w:hAnsi="Calibri" w:eastAsia="Calibri"/>
          <w:i/>
          <w:color w:val="5B6570"/>
          <w:sz w:val="21"/>
        </w:rPr>
        <w:t>Public-source review copy | Not an official LERU statement | Not an institutional audit</w:t>
      </w:r>
    </w:p>
    <w:p>
      <w:r>
        <w:br w:type="page"/>
      </w:r>
    </w:p>
    <w:p>
      <w:pPr>
        <w:pStyle w:val="Heading1"/>
      </w:pPr>
      <w:r>
        <w:t>Executive summary</w:t>
      </w:r>
    </w:p>
    <w:p>
      <w:pPr>
        <w:pStyle w:val="Lead"/>
      </w:pPr>
      <w:r>
        <w:rPr>
          <w:rFonts w:ascii="Calibri" w:hAnsi="Calibri" w:eastAsia="Calibri"/>
          <w:color w:val="203748"/>
          <w:sz w:val="24"/>
        </w:rPr>
        <w:t>Europe does not have one research-integrity system. It has a layered field in which law, national bodies, funders, academies, universities and specialist regulators allocate responsibilities differently - and disclose their work with very different levels of public visibility.</w:t>
      </w:r>
    </w:p>
    <w:p>
      <w:commentRangeStart w:id="3"/>
      <w:pPr>
        <w:keepNext w:val="0"/>
      </w:pPr>
      <w:del w:id="3" w:author="Codex editorial setup" w:date="2026-07-15T10:17:54Z">
        <w:r>
          <w:delText>The project covers 49 countries and 40 mature country dossiers.</w:delText>
        </w:r>
      </w:del>
      <w:ins w:id="4" w:author="Codex editorial setup" w:date="2026-07-15T10:17:54Z">
        <w:r>
          <w:t>The project currently represents 49 country records, including 40 mature country dossiers.</w:t>
        </w:r>
      </w:ins>
      <w:r>
        <w:rPr>
          <w:rFonts w:ascii="Calibri" w:hAnsi="Calibri" w:eastAsia="Calibri"/>
          <w:color w:val="222222"/>
          <w:sz w:val="22"/>
        </w:rPr>
        <w:t> It combines a source-linked static web app with country overviews, committee and case-file directories, transparency coding, source notes and a structured source registry. The report should present this not as a ranking exercise but as a system-mapping study: the central analytical question is where a concern starts, through which route it travels, where a decision ends, and what becomes publicly knowable afterwards.</w:t>
      </w:r>
      <w:commentRangeEnd w:id="3"/>
      <w:r>
        <w:commentReference w:id="3"/>
      </w:r>
    </w:p>
    <w:p>
      <w:commentRangeStart w:id="4"/>
      <w:pPr>
        <w:keepNext w:val="0"/>
      </w:pPr>
      <w:del w:id="5" w:author="Codex editorial setup" w:date="2026-07-15T10:17:54Z">
        <w:r>
          <w:delText>The LERU layer covers all 24 official member universities.</w:delText>
        </w:r>
      </w:del>
      <w:ins w:id="6" w:author="Codex editorial setup" w:date="2026-07-15T10:17:54Z">
        <w:r>
          <w:t>The LERU layer represents all 24 official member universities in the current membership snapshot.</w:t>
        </w:r>
      </w:ins>
      <w:r>
        <w:rPr>
          <w:rFonts w:ascii="Calibri" w:hAnsi="Calibri" w:eastAsia="Calibri"/>
          <w:color w:val="222222"/>
          <w:sz w:val="22"/>
        </w:rPr>
        <w:t> Every profile contains identifiable institution-level procedure or route evidence. Under the current strict evidence flag, 14 profiles have verified public-output evidence. A broader typology classifies 12 profiles as institution-owned local output, 4 as national, regional or sector output, 5 as procedure-visible but output-light, 2 as restricted or internal output, and 1 as historical or case-specific. These measures answer different questions and must remain separate in the final text.</w:t>
      </w:r>
      <w:commentRangeEnd w:id="4"/>
      <w:r>
        <w:commentReference w:id="4"/>
      </w:r>
    </w:p>
    <w:p>
      <w:pPr>
        <w:keepNext w:val="0"/>
      </w:pPr>
      <w:r>
        <w:rPr>
          <w:rFonts w:ascii="Calibri" w:hAnsi="Calibri" w:eastAsia="Calibri"/>
          <w:color w:val="222222"/>
          <w:sz w:val="22"/>
        </w:rPr>
        <w:t>The report's main claim should be that procedural visibility is becoming a common baseline, while public accountability remains uneven and structurally dependent on national allocation rules, institutional reporting customs and confidentiality choices. Absence of public output is not evidence of absence of cases. Conversely, a visible ethics, clinical-trials, animal-research, data-protection, quality-assurance or IP register should not be counted as general research-misconduct transparency unless the source explicitly connects it to that function.</w:t>
      </w:r>
    </w:p>
    <w:p>
      <w:pPr>
        <w:keepNext w:val="0"/>
      </w:pPr>
      <w:r>
        <w:rPr>
          <w:rFonts w:ascii="Calibri" w:hAnsi="Calibri" w:eastAsia="Calibri"/>
          <w:color w:val="222222"/>
          <w:sz w:val="22"/>
        </w:rPr>
        <w:t>For LERU and its research-integrity network, the project offers a practical route map and a validation instrument. A mature final report could support a shared vocabulary, a minimal public-reporting dataset, recurring route verification and comparative learning without requiring institutions to publish personal, confidential or operationally sensitive case information.</w:t>
      </w:r>
    </w:p>
    <w:p>
      <w:pPr>
        <w:spacing w:before="160" w:after="200"/>
        <w:ind w:left="115" w:right="115"/>
        <w:jc w:val="left"/>
        <w:shd w:val="clear" w:fill="E8EEF5"/>
        <w:pBdr>
          <w:left w:val="single" w:sz="18" w:space="8" w:color="2E74B5"/>
        </w:pBdr>
      </w:pPr>
      <w:r>
        <w:rPr>
          <w:rFonts w:ascii="Calibri" w:hAnsi="Calibri" w:eastAsia="Calibri"/>
          <w:b/>
          <w:color w:val="203748"/>
          <w:sz w:val="21"/>
        </w:rPr>
        <w:t xml:space="preserve">Drafting status. </w:t>
      </w:r>
      <w:r>
        <w:rPr>
          <w:rFonts w:ascii="Calibri" w:hAnsi="Calibri" w:eastAsia="Calibri"/>
          <w:color w:val="222222"/>
          <w:sz w:val="21"/>
        </w:rPr>
        <w:t>This is a substantive scaffold rather than a polished final manuscript. Narrative transitions, a formal literature review, figure production, member validation and final source-current checks remain explicit editorial tasks. All figures and counts use the project snapshot dated 15 July 2026.</w:t>
      </w:r>
    </w:p>
    <w:p>
      <w:pPr>
        <w:pStyle w:val="Heading1"/>
      </w:pPr>
      <w:r>
        <w:t>Editorial brief</w:t>
      </w:r>
    </w:p>
    <w:p>
      <w:pPr>
        <w:keepNext w:val="0"/>
      </w:pPr>
      <w:r>
        <w:rPr>
          <w:rFonts w:ascii="Calibri" w:hAnsi="Calibri" w:eastAsia="Calibri"/>
          <w:b/>
          <w:color w:val="203748"/>
          <w:sz w:val="22"/>
        </w:rPr>
        <w:t xml:space="preserve">Proposed primary audience. </w:t>
      </w:r>
      <w:r>
        <w:rPr>
          <w:rFonts w:ascii="Calibri" w:hAnsi="Calibri" w:eastAsia="Calibri"/>
          <w:color w:val="222222"/>
          <w:sz w:val="22"/>
        </w:rPr>
        <w:t>LERU and INTE members, research-integrity officers, university leaders, funders, national bodies and researchers studying governance and public accountability.</w:t>
      </w:r>
    </w:p>
    <w:p>
      <w:pPr>
        <w:keepNext w:val="0"/>
      </w:pPr>
      <w:r>
        <w:rPr>
          <w:rFonts w:ascii="Calibri" w:hAnsi="Calibri" w:eastAsia="Calibri"/>
          <w:b/>
          <w:color w:val="203748"/>
          <w:sz w:val="22"/>
        </w:rPr>
        <w:t xml:space="preserve">Proposed form. </w:t>
      </w:r>
      <w:r>
        <w:rPr>
          <w:rFonts w:ascii="Calibri" w:hAnsi="Calibri" w:eastAsia="Calibri"/>
          <w:color w:val="222222"/>
          <w:sz w:val="22"/>
        </w:rPr>
        <w:t>A 35-50 page LERU report or white paper, with a shorter journal-article derivative after the report's evidence and terminology have been validated.</w:t>
      </w:r>
    </w:p>
    <w:p>
      <w:pPr>
        <w:keepNext w:val="0"/>
      </w:pPr>
      <w:r>
        <w:rPr>
          <w:rFonts w:ascii="Calibri" w:hAnsi="Calibri" w:eastAsia="Calibri"/>
          <w:b/>
          <w:color w:val="203748"/>
          <w:sz w:val="22"/>
        </w:rPr>
        <w:t xml:space="preserve">Working thesis. </w:t>
      </w:r>
      <w:r>
        <w:rPr>
          <w:rFonts w:ascii="Calibri" w:hAnsi="Calibri" w:eastAsia="Calibri"/>
          <w:color w:val="222222"/>
          <w:sz w:val="22"/>
        </w:rPr>
        <w:t>European research-integrity systems are best compared as layered routes rather than as single national bodies; procedure visibility is widespread, but the public record of handling and outcomes remains heterogeneous.</w:t>
      </w:r>
    </w:p>
    <w:p>
      <w:pPr>
        <w:keepNext w:val="0"/>
      </w:pPr>
      <w:r>
        <w:rPr>
          <w:rFonts w:ascii="Calibri" w:hAnsi="Calibri" w:eastAsia="Calibri"/>
          <w:b/>
          <w:color w:val="203748"/>
          <w:sz w:val="22"/>
        </w:rPr>
        <w:t xml:space="preserve">Tone. </w:t>
      </w:r>
      <w:r>
        <w:rPr>
          <w:rFonts w:ascii="Calibri" w:hAnsi="Calibri" w:eastAsia="Calibri"/>
          <w:color w:val="222222"/>
          <w:sz w:val="22"/>
        </w:rPr>
        <w:t>Analytical, source-linked and non-ranking. The report should be candid about missing evidence and avoid interpreting output visibility as institutional performance or case incidence.</w:t>
      </w:r>
    </w:p>
    <w:p>
      <w:pPr>
        <w:keepNext w:val="0"/>
      </w:pPr>
      <w:r>
        <w:rPr>
          <w:rFonts w:ascii="Calibri" w:hAnsi="Calibri" w:eastAsia="Calibri"/>
          <w:b/>
          <w:color w:val="203748"/>
          <w:sz w:val="22"/>
        </w:rPr>
        <w:t xml:space="preserve">Unit of observation. </w:t>
      </w:r>
      <w:r>
        <w:rPr>
          <w:rFonts w:ascii="Calibri" w:hAnsi="Calibri" w:eastAsia="Calibri"/>
          <w:color w:val="222222"/>
          <w:sz w:val="22"/>
        </w:rPr>
        <w:t>Country system, institutional route, public-output corridor and boundary regime. Each unit should be labelled consistently so adjacent governance does not migrate into the misconduct dataset.</w:t>
      </w:r>
    </w:p>
    <w:p>
      <w:pPr>
        <w:pStyle w:val="Heading1"/>
      </w:pPr>
      <w:r>
        <w:t>Proposed report architecture</w:t>
      </w:r>
    </w:p>
    <w:p>
      <w:pPr>
        <w:numPr>
          <w:ilvl w:val="0"/>
          <w:numId w:val="11"/>
        </w:numPr>
        <w:jc w:val="left"/>
      </w:pPr>
      <w:r>
        <w:rPr>
          <w:rFonts w:ascii="Calibri" w:hAnsi="Calibri" w:eastAsia="Calibri"/>
          <w:b/>
          <w:color w:val="203748"/>
          <w:sz w:val="22"/>
        </w:rPr>
        <w:t xml:space="preserve">Executive summary. </w:t>
      </w:r>
      <w:r>
        <w:rPr>
          <w:rFonts w:ascii="Calibri" w:hAnsi="Calibri" w:eastAsia="Calibri"/>
          <w:color w:val="222222"/>
          <w:sz w:val="22"/>
        </w:rPr>
        <w:t>State the central finding, corpus scale, LERU-specific result and practical recommendations in two pages.</w:t>
      </w:r>
    </w:p>
    <w:p>
      <w:pPr>
        <w:numPr>
          <w:ilvl w:val="0"/>
          <w:numId w:val="11"/>
        </w:numPr>
        <w:jc w:val="left"/>
      </w:pPr>
      <w:r>
        <w:rPr>
          <w:rFonts w:ascii="Calibri" w:hAnsi="Calibri" w:eastAsia="Calibri"/>
          <w:b/>
          <w:color w:val="203748"/>
          <w:sz w:val="22"/>
        </w:rPr>
        <w:t xml:space="preserve">Why map research-integrity systems. </w:t>
      </w:r>
      <w:r>
        <w:rPr>
          <w:rFonts w:ascii="Calibri" w:hAnsi="Calibri" w:eastAsia="Calibri"/>
          <w:color w:val="222222"/>
          <w:sz w:val="22"/>
        </w:rPr>
        <w:t>Introduce the fragmentation problem, the public-accountability question and the value of route-based comparison.</w:t>
      </w:r>
    </w:p>
    <w:p>
      <w:pPr>
        <w:numPr>
          <w:ilvl w:val="0"/>
          <w:numId w:val="11"/>
        </w:numPr>
        <w:jc w:val="left"/>
      </w:pPr>
      <w:r>
        <w:rPr>
          <w:rFonts w:ascii="Calibri" w:hAnsi="Calibri" w:eastAsia="Calibri"/>
          <w:b/>
          <w:color w:val="203748"/>
          <w:sz w:val="22"/>
        </w:rPr>
        <w:t xml:space="preserve">Scope, concepts and methods. </w:t>
      </w:r>
      <w:r>
        <w:rPr>
          <w:rFonts w:ascii="Calibri" w:hAnsi="Calibri" w:eastAsia="Calibri"/>
          <w:color w:val="222222"/>
          <w:sz w:val="22"/>
        </w:rPr>
        <w:t>Define research integrity, misconduct, questionable research practices, transparency and boundary regimes; explain source selection and extraction.</w:t>
      </w:r>
    </w:p>
    <w:p>
      <w:pPr>
        <w:numPr>
          <w:ilvl w:val="0"/>
          <w:numId w:val="11"/>
        </w:numPr>
        <w:jc w:val="left"/>
      </w:pPr>
      <w:r>
        <w:rPr>
          <w:rFonts w:ascii="Calibri" w:hAnsi="Calibri" w:eastAsia="Calibri"/>
          <w:b/>
          <w:color w:val="203748"/>
          <w:sz w:val="22"/>
        </w:rPr>
        <w:t xml:space="preserve">The European system landscape. </w:t>
      </w:r>
      <w:r>
        <w:rPr>
          <w:rFonts w:ascii="Calibri" w:hAnsi="Calibri" w:eastAsia="Calibri"/>
          <w:color w:val="222222"/>
          <w:sz w:val="22"/>
        </w:rPr>
        <w:t>Compare national boards, legally anchored networks, code-led systems, academy or funder routes and institution-led models without forcing them into one hierarchy.</w:t>
      </w:r>
    </w:p>
    <w:p>
      <w:pPr>
        <w:numPr>
          <w:ilvl w:val="0"/>
          <w:numId w:val="11"/>
        </w:numPr>
        <w:jc w:val="left"/>
      </w:pPr>
      <w:r>
        <w:rPr>
          <w:rFonts w:ascii="Calibri" w:hAnsi="Calibri" w:eastAsia="Calibri"/>
          <w:b/>
          <w:color w:val="203748"/>
          <w:sz w:val="22"/>
        </w:rPr>
        <w:t xml:space="preserve">Public accountability and case visibility. </w:t>
      </w:r>
      <w:r>
        <w:rPr>
          <w:rFonts w:ascii="Calibri" w:hAnsi="Calibri" w:eastAsia="Calibri"/>
          <w:color w:val="222222"/>
          <w:sz w:val="22"/>
        </w:rPr>
        <w:t>Present a continuum from no national publication through procedure-only visibility, annual summaries and structured archives.</w:t>
      </w:r>
    </w:p>
    <w:p>
      <w:pPr>
        <w:numPr>
          <w:ilvl w:val="0"/>
          <w:numId w:val="11"/>
        </w:numPr>
        <w:jc w:val="left"/>
      </w:pPr>
      <w:r>
        <w:rPr>
          <w:rFonts w:ascii="Calibri" w:hAnsi="Calibri" w:eastAsia="Calibri"/>
          <w:b/>
          <w:color w:val="203748"/>
          <w:sz w:val="22"/>
        </w:rPr>
        <w:t xml:space="preserve">The LERU member landscape. </w:t>
      </w:r>
      <w:r>
        <w:rPr>
          <w:rFonts w:ascii="Calibri" w:hAnsi="Calibri" w:eastAsia="Calibri"/>
          <w:color w:val="222222"/>
          <w:sz w:val="22"/>
        </w:rPr>
        <w:t>Explain the 24-profile methodology, comparative findings and the distinction between strict evidence and the five-category visibility typology.</w:t>
      </w:r>
    </w:p>
    <w:p>
      <w:commentRangeStart w:id="7"/>
      <w:pPr>
        <w:numPr>
          <w:ilvl w:val="0"/>
          <w:numId w:val="11"/>
        </w:numPr>
        <w:jc w:val="left"/>
      </w:pPr>
      <w:r>
        <w:rPr>
          <w:rFonts w:ascii="Calibri" w:hAnsi="Calibri" w:eastAsia="Calibri"/>
          <w:b/>
          <w:color w:val="203748"/>
          <w:sz w:val="22"/>
        </w:rPr>
        <w:t xml:space="preserve">Institutional profile capsules. </w:t>
      </w:r>
      <w:r>
        <w:rPr>
          <w:rFonts w:ascii="Calibri" w:hAnsi="Calibri" w:eastAsia="Calibri"/>
          <w:color w:val="222222"/>
          <w:sz w:val="22"/>
        </w:rPr>
        <w:t>Cover every LERU member with a concise route, output signal, country context and validation task.</w:t>
      </w:r>
      <w:commentRangeEnd w:id="7"/>
      <w:r>
        <w:commentReference w:id="7"/>
      </w:r>
    </w:p>
    <w:p>
      <w:pPr>
        <w:numPr>
          <w:ilvl w:val="0"/>
          <w:numId w:val="11"/>
        </w:numPr>
        <w:jc w:val="left"/>
      </w:pPr>
      <w:r>
        <w:rPr>
          <w:rFonts w:ascii="Calibri" w:hAnsi="Calibri" w:eastAsia="Calibri"/>
          <w:b/>
          <w:color w:val="203748"/>
          <w:sz w:val="22"/>
        </w:rPr>
        <w:t xml:space="preserve">Cross-case lessons. </w:t>
      </w:r>
      <w:r>
        <w:rPr>
          <w:rFonts w:ascii="Calibri" w:hAnsi="Calibri" w:eastAsia="Calibri"/>
          <w:color w:val="222222"/>
          <w:sz w:val="22"/>
        </w:rPr>
        <w:t>Analyze route design, second-line review, publication ownership, annual reporting, confidentiality and boundary discipline.</w:t>
      </w:r>
    </w:p>
    <w:p>
      <w:pPr>
        <w:numPr>
          <w:ilvl w:val="0"/>
          <w:numId w:val="11"/>
        </w:numPr>
        <w:jc w:val="left"/>
      </w:pPr>
      <w:r>
        <w:rPr>
          <w:rFonts w:ascii="Calibri" w:hAnsi="Calibri" w:eastAsia="Calibri"/>
          <w:b/>
          <w:color w:val="203748"/>
          <w:sz w:val="22"/>
        </w:rPr>
        <w:t xml:space="preserve">Implications and recommendations. </w:t>
      </w:r>
      <w:r>
        <w:rPr>
          <w:rFonts w:ascii="Calibri" w:hAnsi="Calibri" w:eastAsia="Calibri"/>
          <w:color w:val="222222"/>
          <w:sz w:val="22"/>
        </w:rPr>
        <w:t>Propose a shared vocabulary, minimum public dataset, route register and member-validation cycle.</w:t>
      </w:r>
    </w:p>
    <w:p>
      <w:pPr>
        <w:numPr>
          <w:ilvl w:val="0"/>
          <w:numId w:val="11"/>
        </w:numPr>
        <w:jc w:val="left"/>
      </w:pPr>
      <w:r>
        <w:rPr>
          <w:rFonts w:ascii="Calibri" w:hAnsi="Calibri" w:eastAsia="Calibri"/>
          <w:b/>
          <w:color w:val="203748"/>
          <w:sz w:val="22"/>
        </w:rPr>
        <w:t xml:space="preserve">Discussion, limitations and conclusion. </w:t>
      </w:r>
      <w:r>
        <w:rPr>
          <w:rFonts w:ascii="Calibri" w:hAnsi="Calibri" w:eastAsia="Calibri"/>
          <w:color w:val="222222"/>
          <w:sz w:val="22"/>
        </w:rPr>
        <w:t>State what the map can and cannot show, then return to the value of system-level comparison.</w:t>
      </w:r>
    </w:p>
    <w:p>
      <w:pPr>
        <w:pStyle w:val="Heading1"/>
      </w:pPr>
      <w:r>
        <w:t>Corpus snapshot</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2340"/>
        <w:gridCol w:w="2520"/>
        <w:gridCol w:w="4500"/>
      </w:tblGrid>
      <w:tr>
        <w:trPr>
          <w:tblHeader w:val="true"/>
        </w:trPr>
        <w:tc>
          <w:tcPr>
            <w:tcW w:type="dxa" w:w="234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Corpus component</w:t>
            </w:r>
          </w:p>
        </w:tc>
        <w:tc>
          <w:tcPr>
            <w:tcW w:type="dxa" w:w="252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Current snapshot</w:t>
            </w:r>
          </w:p>
        </w:tc>
        <w:tc>
          <w:tcPr>
            <w:tcW w:type="dxa" w:w="450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Use in the report</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Country layer</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49 country records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Comparative European system map</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Dossier depth</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40 deep dossiers; 9 expanded overview dossiers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Separates mature dossiers from first expanded profiles</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Local overview corpus</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40 readable country overview DOCX files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Country synthesis and extraction baseline</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Transparency layer</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35 scored jurisdiction entries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Compares public case and accountability visibility</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Source registry</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1,566 entries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Structured audit trail for official web and document sources</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LERU institution layer</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24 official member profiles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Institution-level route and public-output comparison</w:t>
            </w:r>
          </w:p>
        </w:tc>
      </w:tr>
      <w:tr>
        <w:tc>
          <w:tcPr>
            <w:tcW w:type="dxa" w:w="23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LERU strict output flag</w:t>
            </w:r>
          </w:p>
        </w:tc>
        <w:tc>
          <w:tcPr>
            <w:tcW w:type="dxa" w:w="25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14 profiles</w:t>
            </w:r>
          </w:p>
        </w:tc>
        <w:tc>
          <w:tcPr>
            <w:tcW w:type="dxa" w:w="45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Verified public-output evidence under the current binary evidence field</w:t>
            </w:r>
          </w:p>
        </w:tc>
      </w:tr>
    </w:tbl>
    <w:p>
      <w:pPr>
        <w:pStyle w:val="SourceNote"/>
      </w:pPr>
      <w:r>
        <w:rPr>
          <w:rFonts w:ascii="Calibri" w:hAnsi="Calibri" w:eastAsia="Calibri"/>
          <w:i/>
          <w:color w:val="5B6570"/>
          <w:sz w:val="19"/>
        </w:rPr>
        <w:t>Source: current project datasets and logs at the report cut-off; counts should be frozen again before publication.</w:t>
      </w:r>
    </w:p>
    <w:p>
      <w:pPr>
        <w:pStyle w:val="Heading1"/>
        <w:pageBreakBefore/>
      </w:pPr>
      <w:r>
        <w:t>Why map research-integrity systems</w:t>
      </w:r>
    </w:p>
    <w:p>
      <w:pPr>
        <w:pStyle w:val="Heading2"/>
      </w:pPr>
      <w:r>
        <w:t>Problem statement</w:t>
      </w:r>
    </w:p>
    <w:p>
      <w:pPr>
        <w:keepNext w:val="0"/>
      </w:pPr>
      <w:r>
        <w:rPr>
          <w:rFonts w:ascii="Calibri" w:hAnsi="Calibri" w:eastAsia="Calibri"/>
          <w:color w:val="222222"/>
          <w:sz w:val="22"/>
        </w:rPr>
        <w:t>European research-integrity arrangements are frequently described through a single prominent actor: a national board, an ombudsperson, a code, a funder rule or a university committee. That shorthand is often misleading. In practice, concerns may start inside an institution, move to a national advisory or adjudicative route, trigger funder consequences, and intersect with employment, disciplinary, data-protection or research-ethics processes. A comparison that records only the most visible body misses the allocation of authority and the path of accountability.</w:t>
      </w:r>
    </w:p>
    <w:p>
      <w:pPr>
        <w:pStyle w:val="Heading2"/>
      </w:pPr>
      <w:r>
        <w:t>Core research questions</w:t>
      </w:r>
    </w:p>
    <w:p>
      <w:pPr>
        <w:numPr>
          <w:ilvl w:val="0"/>
          <w:numId w:val="10"/>
        </w:numPr>
        <w:jc w:val="left"/>
      </w:pPr>
      <w:r>
        <w:rPr>
          <w:rFonts w:ascii="Calibri" w:hAnsi="Calibri" w:eastAsia="Calibri"/>
          <w:color w:val="222222"/>
          <w:sz w:val="22"/>
        </w:rPr>
        <w:t>How are responsibility and decision-making distributed across national, funder, academy and institutional actors?</w:t>
      </w:r>
    </w:p>
    <w:p>
      <w:pPr>
        <w:numPr>
          <w:ilvl w:val="0"/>
          <w:numId w:val="10"/>
        </w:numPr>
        <w:jc w:val="left"/>
      </w:pPr>
      <w:r>
        <w:rPr>
          <w:rFonts w:ascii="Calibri" w:hAnsi="Calibri" w:eastAsia="Calibri"/>
          <w:color w:val="222222"/>
          <w:sz w:val="22"/>
        </w:rPr>
        <w:t>Where does a research-integrity concern enter the system, through which bodies can it travel, and where does the formal decision end?</w:t>
      </w:r>
    </w:p>
    <w:p>
      <w:pPr>
        <w:numPr>
          <w:ilvl w:val="0"/>
          <w:numId w:val="10"/>
        </w:numPr>
        <w:jc w:val="left"/>
      </w:pPr>
      <w:r>
        <w:rPr>
          <w:rFonts w:ascii="Calibri" w:hAnsi="Calibri" w:eastAsia="Calibri"/>
          <w:color w:val="222222"/>
          <w:sz w:val="22"/>
        </w:rPr>
        <w:t>Which procedures, annual reports, statistics, decisions, opinions or case summaries are publicly visible?</w:t>
      </w:r>
    </w:p>
    <w:p>
      <w:pPr>
        <w:numPr>
          <w:ilvl w:val="0"/>
          <w:numId w:val="10"/>
        </w:numPr>
        <w:jc w:val="left"/>
      </w:pPr>
      <w:r>
        <w:rPr>
          <w:rFonts w:ascii="Calibri" w:hAnsi="Calibri" w:eastAsia="Calibri"/>
          <w:color w:val="222222"/>
          <w:sz w:val="22"/>
        </w:rPr>
        <w:t>How do LERU member universities translate their country systems into local routes, committees, offices and reporting practices?</w:t>
      </w:r>
    </w:p>
    <w:p>
      <w:pPr>
        <w:numPr>
          <w:ilvl w:val="0"/>
          <w:numId w:val="10"/>
        </w:numPr>
        <w:jc w:val="left"/>
      </w:pPr>
      <w:r>
        <w:rPr>
          <w:rFonts w:ascii="Calibri" w:hAnsi="Calibri" w:eastAsia="Calibri"/>
          <w:color w:val="222222"/>
          <w:sz w:val="22"/>
        </w:rPr>
        <w:t>Which adjacent regimes must be kept analytically separate to avoid overstating the reach or transparency of general misconduct systems?</w:t>
      </w:r>
    </w:p>
    <w:p>
      <w:pPr>
        <w:pStyle w:val="Heading2"/>
      </w:pPr>
      <w:r>
        <w:t>Contribution</w:t>
      </w:r>
    </w:p>
    <w:p>
      <w:pPr>
        <w:keepNext w:val="0"/>
      </w:pPr>
      <w:r>
        <w:rPr>
          <w:rFonts w:ascii="Calibri" w:hAnsi="Calibri" w:eastAsia="Calibri"/>
          <w:color w:val="222222"/>
          <w:sz w:val="22"/>
        </w:rPr>
        <w:t>The contribution is both empirical and methodological. Empirically, the project consolidates dispersed official sources into a European route map and a 24-institution LERU layer. Methodologically, it proposes a reproducible distinction between system design, procedure visibility, public output and adjacent governance. The final article should make clear that these are separate variables rather than stages of a single maturity score.</w:t>
      </w:r>
    </w:p>
    <w:p>
      <w:pPr>
        <w:pStyle w:val="Heading1"/>
      </w:pPr>
      <w:r>
        <w:t>Scope, concepts and methods</w:t>
      </w:r>
    </w:p>
    <w:p>
      <w:pPr>
        <w:pStyle w:val="Heading2"/>
      </w:pPr>
      <w:r>
        <w:t>Scope and evidence strategy</w:t>
      </w:r>
    </w:p>
    <w:p>
      <w:pPr>
        <w:keepNext w:val="0"/>
      </w:pPr>
      <w:r>
        <w:rPr>
          <w:rFonts w:ascii="Calibri" w:hAnsi="Calibri" w:eastAsia="Calibri"/>
          <w:color w:val="222222"/>
          <w:sz w:val="22"/>
        </w:rPr>
        <w:t>The project uses an official-source-first strategy. National legislation portals, ministries, research-integrity bodies, academies, funders, universities, public research organisations and specialist authorities form the preferred source backbone. Non-official sources are excluded by default or explicitly caveated. Local country folders, overview documents and source notes are checked before new online collection, preserving a visible audit trail.</w:t>
      </w:r>
    </w:p>
    <w:p>
      <w:pPr>
        <w:keepNext w:val="0"/>
      </w:pPr>
      <w:r>
        <w:rPr>
          <w:rFonts w:ascii="Calibri" w:hAnsi="Calibri" w:eastAsia="Calibri"/>
          <w:color w:val="222222"/>
          <w:sz w:val="22"/>
        </w:rPr>
        <w:t>Collection proceeds in stages: initial source discovery, country overview drafting, structured extraction to the app, transparency coding, deep-dossier development, committee and case-file discovery, and quality consolidation. For institutions, the same logic is repeated at a smaller scale: identify the route, procedure, office or committee; test for public reporting; record boundaries and caveats; and formulate member-validation questions.</w:t>
      </w:r>
    </w:p>
    <w:p>
      <w:pPr>
        <w:pStyle w:val="Heading2"/>
      </w:pPr>
      <w:r>
        <w:t>Analytical distinctions</w:t>
      </w:r>
    </w:p>
    <w:p>
      <w:pPr>
        <w:numPr>
          <w:ilvl w:val="0"/>
          <w:numId w:val="10"/>
        </w:numPr>
        <w:jc w:val="left"/>
      </w:pPr>
      <w:r>
        <w:rPr>
          <w:rFonts w:ascii="Calibri" w:hAnsi="Calibri" w:eastAsia="Calibri"/>
          <w:color w:val="222222"/>
          <w:sz w:val="22"/>
        </w:rPr>
        <w:t>Research misconduct handling versus prospective research-ethics approval.</w:t>
      </w:r>
    </w:p>
    <w:p>
      <w:pPr>
        <w:numPr>
          <w:ilvl w:val="0"/>
          <w:numId w:val="10"/>
        </w:numPr>
        <w:jc w:val="left"/>
      </w:pPr>
      <w:r>
        <w:rPr>
          <w:rFonts w:ascii="Calibri" w:hAnsi="Calibri" w:eastAsia="Calibri"/>
          <w:color w:val="222222"/>
          <w:sz w:val="22"/>
        </w:rPr>
        <w:t>Scientific-integrity adjudication versus higher-education quality assurance.</w:t>
      </w:r>
    </w:p>
    <w:p>
      <w:pPr>
        <w:numPr>
          <w:ilvl w:val="0"/>
          <w:numId w:val="10"/>
        </w:numPr>
        <w:jc w:val="left"/>
      </w:pPr>
      <w:r>
        <w:rPr>
          <w:rFonts w:ascii="Calibri" w:hAnsi="Calibri" w:eastAsia="Calibri"/>
          <w:color w:val="222222"/>
          <w:sz w:val="22"/>
        </w:rPr>
        <w:t>Funder monitoring or grant consequences versus a misconduct finding.</w:t>
      </w:r>
    </w:p>
    <w:p>
      <w:pPr>
        <w:numPr>
          <w:ilvl w:val="0"/>
          <w:numId w:val="10"/>
        </w:numPr>
        <w:jc w:val="left"/>
      </w:pPr>
      <w:r>
        <w:rPr>
          <w:rFonts w:ascii="Calibri" w:hAnsi="Calibri" w:eastAsia="Calibri"/>
          <w:color w:val="222222"/>
          <w:sz w:val="22"/>
        </w:rPr>
        <w:t>Research integrity in research versus academic integrity in teaching and assessment.</w:t>
      </w:r>
    </w:p>
    <w:p>
      <w:pPr>
        <w:numPr>
          <w:ilvl w:val="0"/>
          <w:numId w:val="10"/>
        </w:numPr>
        <w:jc w:val="left"/>
      </w:pPr>
      <w:r>
        <w:rPr>
          <w:rFonts w:ascii="Calibri" w:hAnsi="Calibri" w:eastAsia="Calibri"/>
          <w:color w:val="222222"/>
          <w:sz w:val="22"/>
        </w:rPr>
        <w:t>Data-protection, IP, whistleblowing and employment routes versus research-integrity procedures.</w:t>
      </w:r>
    </w:p>
    <w:p>
      <w:pPr>
        <w:numPr>
          <w:ilvl w:val="0"/>
          <w:numId w:val="10"/>
        </w:numPr>
        <w:jc w:val="left"/>
      </w:pPr>
      <w:r>
        <w:rPr>
          <w:rFonts w:ascii="Calibri" w:hAnsi="Calibri" w:eastAsia="Calibri"/>
          <w:color w:val="222222"/>
          <w:sz w:val="22"/>
        </w:rPr>
        <w:t>Public route visibility versus public case or outcome visibility.</w:t>
      </w:r>
    </w:p>
    <w:p>
      <w:pPr>
        <w:pStyle w:val="Heading2"/>
      </w:pPr>
      <w:r>
        <w:t>Quality and validation</w:t>
      </w:r>
    </w:p>
    <w:p>
      <w:commentRangeStart w:id="6"/>
      <w:pPr>
        <w:keepNext w:val="0"/>
      </w:pPr>
      <w:r>
        <w:rPr>
          <w:rFonts w:ascii="Calibri" w:hAnsi="Calibri" w:eastAsia="Calibri"/>
          <w:color w:val="222222"/>
          <w:sz w:val="22"/>
        </w:rPr>
        <w:t>Quality consolidation should be presented as part of the method rather than as housekeeping. It includes current-version checks, ENRIO cross-checks where available, main-code identification, normalization of committee directories, indexing of the strongest public repositories and explicit treatment of inaccessible or missing sources. In the LERU layer, member validation is a methodological stage: members can correct office names, routes, publication practices and boundary interpretations without requiring disclosure of private case material.</w:t>
      </w:r>
      <w:commentRangeEnd w:id="6"/>
      <w:r>
        <w:commentReference w:id="6"/>
      </w:r>
    </w:p>
    <w:p>
      <w:pPr>
        <w:pStyle w:val="Heading1"/>
        <w:pageBreakBefore/>
      </w:pPr>
      <w:r>
        <w:t>The European system landscape</w:t>
      </w:r>
    </w:p>
    <w:p>
      <w:pPr>
        <w:pStyle w:val="Heading2"/>
      </w:pPr>
      <w:r>
        <w:t>A layered field, not a single model</w:t>
      </w:r>
    </w:p>
    <w:p>
      <w:pPr>
        <w:keepNext w:val="0"/>
      </w:pPr>
      <w:r>
        <w:rPr>
          <w:rFonts w:ascii="Calibri" w:hAnsi="Calibri" w:eastAsia="Calibri"/>
          <w:color w:val="222222"/>
          <w:sz w:val="22"/>
        </w:rPr>
        <w:t>The European comparison should open with a strong negative proposition: the absence of one national misconduct board does not mean the absence of a system. Some countries rely on statutory national bodies; others combine codes, funders, academies and institutional investigations; federal or devolved systems distribute authority across regions or communities; and several systems place the decisive first instance with employers while using national bodies for advice, appeal or coordination.</w:t>
      </w:r>
    </w:p>
    <w:p>
      <w:pPr>
        <w:pStyle w:val="Heading2"/>
      </w:pPr>
      <w:r>
        <w:t>Proposed comparative typology</w:t>
      </w:r>
    </w:p>
    <w:p>
      <w:pPr>
        <w:numPr>
          <w:ilvl w:val="0"/>
          <w:numId w:val="10"/>
        </w:numPr>
        <w:jc w:val="left"/>
      </w:pPr>
      <w:r>
        <w:rPr>
          <w:rFonts w:ascii="Calibri" w:hAnsi="Calibri" w:eastAsia="Calibri"/>
          <w:color w:val="222222"/>
          <w:sz w:val="22"/>
        </w:rPr>
        <w:t>Statutory national adjudication with institution-level intake or complementary handling.</w:t>
      </w:r>
    </w:p>
    <w:p>
      <w:pPr>
        <w:numPr>
          <w:ilvl w:val="0"/>
          <w:numId w:val="10"/>
        </w:numPr>
        <w:jc w:val="left"/>
      </w:pPr>
      <w:r>
        <w:rPr>
          <w:rFonts w:ascii="Calibri" w:hAnsi="Calibri" w:eastAsia="Calibri"/>
          <w:color w:val="222222"/>
          <w:sz w:val="22"/>
        </w:rPr>
        <w:t>National advisory, appeal or statement body following institutional first-instance investigation.</w:t>
      </w:r>
    </w:p>
    <w:p>
      <w:pPr>
        <w:numPr>
          <w:ilvl w:val="0"/>
          <w:numId w:val="10"/>
        </w:numPr>
        <w:jc w:val="left"/>
      </w:pPr>
      <w:r>
        <w:rPr>
          <w:rFonts w:ascii="Calibri" w:hAnsi="Calibri" w:eastAsia="Calibri"/>
          <w:color w:val="222222"/>
          <w:sz w:val="22"/>
        </w:rPr>
        <w:t>Legally anchored and nationally coordinated network executed by institutions.</w:t>
      </w:r>
    </w:p>
    <w:p>
      <w:pPr>
        <w:numPr>
          <w:ilvl w:val="0"/>
          <w:numId w:val="10"/>
        </w:numPr>
        <w:jc w:val="left"/>
      </w:pPr>
      <w:r>
        <w:rPr>
          <w:rFonts w:ascii="Calibri" w:hAnsi="Calibri" w:eastAsia="Calibri"/>
          <w:color w:val="222222"/>
          <w:sz w:val="22"/>
        </w:rPr>
        <w:t>Code-led or self-regulatory system with funder, academy and institutional implementation.</w:t>
      </w:r>
    </w:p>
    <w:p>
      <w:pPr>
        <w:numPr>
          <w:ilvl w:val="0"/>
          <w:numId w:val="10"/>
        </w:numPr>
        <w:jc w:val="left"/>
      </w:pPr>
      <w:r>
        <w:rPr>
          <w:rFonts w:ascii="Calibri" w:hAnsi="Calibri" w:eastAsia="Calibri"/>
          <w:color w:val="222222"/>
          <w:sz w:val="22"/>
        </w:rPr>
        <w:t>Federal, devolved or community-based system with multiple territorial lanes.</w:t>
      </w:r>
    </w:p>
    <w:p>
      <w:pPr>
        <w:numPr>
          <w:ilvl w:val="0"/>
          <w:numId w:val="10"/>
        </w:numPr>
        <w:jc w:val="left"/>
      </w:pPr>
      <w:r>
        <w:rPr>
          <w:rFonts w:ascii="Calibri" w:hAnsi="Calibri" w:eastAsia="Calibri"/>
          <w:color w:val="222222"/>
          <w:sz w:val="22"/>
        </w:rPr>
        <w:t>Predominantly institution-led or developing system without a stable national general-misconduct route.</w:t>
      </w:r>
    </w:p>
    <w:p>
      <w:pPr>
        <w:pStyle w:val="Heading2"/>
      </w:pPr>
      <w:r>
        <w:t>System-map narrative</w:t>
      </w:r>
    </w:p>
    <w:p>
      <w:pPr>
        <w:keepNext w:val="0"/>
      </w:pPr>
      <w:r>
        <w:rPr>
          <w:rFonts w:ascii="Calibri" w:hAnsi="Calibri" w:eastAsia="Calibri"/>
          <w:color w:val="222222"/>
          <w:sz w:val="22"/>
        </w:rPr>
        <w:t>A recurring figure should show four questions: where the network starts, through which bodies a concern can travel, who can make or review a finding, and where public information appears. This route-based figure is more informative than a map that merely places one marker on each country. It also creates a common language for comparing national bodies with LERU institutional routes.</w:t>
      </w:r>
    </w:p>
    <w:p>
      <w:pPr>
        <w:spacing w:before="160" w:after="200"/>
        <w:ind w:left="115" w:right="115"/>
        <w:jc w:val="left"/>
        <w:shd w:val="clear" w:fill="E8EEF5"/>
        <w:pBdr>
          <w:left w:val="single" w:sz="18" w:space="8" w:color="2E74B5"/>
        </w:pBdr>
      </w:pPr>
      <w:r>
        <w:rPr>
          <w:rFonts w:ascii="Calibri" w:hAnsi="Calibri" w:eastAsia="Calibri"/>
          <w:b/>
          <w:color w:val="203748"/>
          <w:sz w:val="21"/>
        </w:rPr>
        <w:t xml:space="preserve">Proposed Figure 1. </w:t>
      </w:r>
      <w:r>
        <w:rPr>
          <w:rFonts w:ascii="Calibri" w:hAnsi="Calibri" w:eastAsia="Calibri"/>
          <w:color w:val="222222"/>
          <w:sz w:val="21"/>
        </w:rPr>
        <w:t>A layered route diagram connecting concern intake, institutional assessment, national or sector review, funder consequences and public-output channels. Boundary regimes should appear as adjacent lanes rather than as steps in the general misconduct route.</w:t>
      </w:r>
    </w:p>
    <w:p>
      <w:pPr>
        <w:pStyle w:val="Heading1"/>
      </w:pPr>
      <w:r>
        <w:t>Public accountability and case visibility</w:t>
      </w:r>
    </w:p>
    <w:p>
      <w:pPr>
        <w:pStyle w:val="Heading2"/>
      </w:pPr>
      <w:r>
        <w:t>The transparency problem</w:t>
      </w:r>
    </w:p>
    <w:p>
      <w:pPr>
        <w:keepNext w:val="0"/>
      </w:pPr>
      <w:r>
        <w:rPr>
          <w:rFonts w:ascii="Calibri" w:hAnsi="Calibri" w:eastAsia="Calibri"/>
          <w:color w:val="222222"/>
          <w:sz w:val="22"/>
        </w:rPr>
        <w:t>A public procedure answers whether a route exists and how a concern should be handled. It does not necessarily show whether the route is used, what kinds of matters arise, how long they take, what findings are reached or whether institutions learn from them. The transparency layer therefore isolates a narrower question: what public evidence exists about handling and outcomes, and in what format?</w:t>
      </w:r>
    </w:p>
    <w:p>
      <w:pPr>
        <w:pStyle w:val="Heading2"/>
      </w:pPr>
      <w:r>
        <w:t>Proposed publication continuum</w:t>
      </w:r>
    </w:p>
    <w:p>
      <w:pPr>
        <w:numPr>
          <w:ilvl w:val="0"/>
          <w:numId w:val="11"/>
        </w:numPr>
        <w:jc w:val="left"/>
      </w:pPr>
      <w:r>
        <w:rPr>
          <w:rFonts w:ascii="Calibri" w:hAnsi="Calibri" w:eastAsia="Calibri"/>
          <w:b/>
          <w:color w:val="203748"/>
          <w:sz w:val="22"/>
        </w:rPr>
        <w:t xml:space="preserve">No national publication route located. </w:t>
      </w:r>
      <w:r>
        <w:rPr>
          <w:rFonts w:ascii="Calibri" w:hAnsi="Calibri" w:eastAsia="Calibri"/>
          <w:color w:val="222222"/>
          <w:sz w:val="22"/>
        </w:rPr>
        <w:t>Only general codes, procedures or unrelated boundary outputs are visible.</w:t>
      </w:r>
    </w:p>
    <w:p>
      <w:pPr>
        <w:numPr>
          <w:ilvl w:val="0"/>
          <w:numId w:val="11"/>
        </w:numPr>
        <w:jc w:val="left"/>
      </w:pPr>
      <w:r>
        <w:rPr>
          <w:rFonts w:ascii="Calibri" w:hAnsi="Calibri" w:eastAsia="Calibri"/>
          <w:b/>
          <w:color w:val="203748"/>
          <w:sz w:val="22"/>
        </w:rPr>
        <w:t xml:space="preserve">Body or route visible, no standing archive. </w:t>
      </w:r>
      <w:r>
        <w:rPr>
          <w:rFonts w:ascii="Calibri" w:hAnsi="Calibri" w:eastAsia="Calibri"/>
          <w:color w:val="222222"/>
          <w:sz w:val="22"/>
        </w:rPr>
        <w:t>The responsible body is identifiable, but routine public output is absent or unclear.</w:t>
      </w:r>
    </w:p>
    <w:p>
      <w:pPr>
        <w:numPr>
          <w:ilvl w:val="0"/>
          <w:numId w:val="11"/>
        </w:numPr>
        <w:jc w:val="left"/>
      </w:pPr>
      <w:r>
        <w:rPr>
          <w:rFonts w:ascii="Calibri" w:hAnsi="Calibri" w:eastAsia="Calibri"/>
          <w:b/>
          <w:color w:val="203748"/>
          <w:sz w:val="22"/>
        </w:rPr>
        <w:t xml:space="preserve">Summary-based accountability. </w:t>
      </w:r>
      <w:r>
        <w:rPr>
          <w:rFonts w:ascii="Calibri" w:hAnsi="Calibri" w:eastAsia="Calibri"/>
          <w:color w:val="222222"/>
          <w:sz w:val="22"/>
        </w:rPr>
        <w:t>Annual reports, aggregate statistics or anonymized narrative summaries provide limited recurring visibility.</w:t>
      </w:r>
    </w:p>
    <w:p>
      <w:pPr>
        <w:numPr>
          <w:ilvl w:val="0"/>
          <w:numId w:val="11"/>
        </w:numPr>
        <w:jc w:val="left"/>
      </w:pPr>
      <w:r>
        <w:rPr>
          <w:rFonts w:ascii="Calibri" w:hAnsi="Calibri" w:eastAsia="Calibri"/>
          <w:b/>
          <w:color w:val="203748"/>
          <w:sz w:val="22"/>
        </w:rPr>
        <w:t xml:space="preserve">Fragmented or selective publication. </w:t>
      </w:r>
      <w:r>
        <w:rPr>
          <w:rFonts w:ascii="Calibri" w:hAnsi="Calibri" w:eastAsia="Calibri"/>
          <w:color w:val="222222"/>
          <w:sz w:val="22"/>
        </w:rPr>
        <w:t>Opinions, statements, press releases or institutional files exist but are dispersed across sites and years.</w:t>
      </w:r>
    </w:p>
    <w:p>
      <w:pPr>
        <w:numPr>
          <w:ilvl w:val="0"/>
          <w:numId w:val="11"/>
        </w:numPr>
        <w:jc w:val="left"/>
      </w:pPr>
      <w:r>
        <w:rPr>
          <w:rFonts w:ascii="Calibri" w:hAnsi="Calibri" w:eastAsia="Calibri"/>
          <w:b/>
          <w:color w:val="203748"/>
          <w:sz w:val="22"/>
        </w:rPr>
        <w:t xml:space="preserve">Structured archive. </w:t>
      </w:r>
      <w:r>
        <w:rPr>
          <w:rFonts w:ascii="Calibri" w:hAnsi="Calibri" w:eastAsia="Calibri"/>
          <w:color w:val="222222"/>
          <w:sz w:val="22"/>
        </w:rPr>
        <w:t>A stable decisions, opinions or statement repository supports repeatable case-level or row-level analysis.</w:t>
      </w:r>
    </w:p>
    <w:p>
      <w:pPr>
        <w:keepNext w:val="0"/>
      </w:pPr>
      <w:r>
        <w:rPr>
          <w:rFonts w:ascii="Calibri" w:hAnsi="Calibri" w:eastAsia="Calibri"/>
          <w:color w:val="222222"/>
          <w:sz w:val="22"/>
        </w:rPr>
        <w:t>The project overview currently describes 35 scored jurisdiction entries, including structured archives, fragmented or mixed systems, summary-based or institutional-statement systems, low-publication or procedure-only systems, and one country where no national publication route was identified. Before publication, these totals should be regenerated from the final transparency dataset and accompanied by a clear coding appendix.</w:t>
      </w:r>
    </w:p>
    <w:p>
      <w:pPr>
        <w:pStyle w:val="Heading2"/>
      </w:pPr>
      <w:r>
        <w:t>Interpretive safeguards</w:t>
      </w:r>
    </w:p>
    <w:p>
      <w:pPr>
        <w:numPr>
          <w:ilvl w:val="0"/>
          <w:numId w:val="10"/>
        </w:numPr>
        <w:jc w:val="left"/>
      </w:pPr>
      <w:r>
        <w:rPr>
          <w:rFonts w:ascii="Calibri" w:hAnsi="Calibri" w:eastAsia="Calibri"/>
          <w:color w:val="222222"/>
          <w:sz w:val="22"/>
        </w:rPr>
        <w:t>Do not infer low case incidence from low public visibility.</w:t>
      </w:r>
    </w:p>
    <w:p>
      <w:pPr>
        <w:numPr>
          <w:ilvl w:val="0"/>
          <w:numId w:val="10"/>
        </w:numPr>
        <w:jc w:val="left"/>
      </w:pPr>
      <w:r>
        <w:rPr>
          <w:rFonts w:ascii="Calibri" w:hAnsi="Calibri" w:eastAsia="Calibri"/>
          <w:color w:val="222222"/>
          <w:sz w:val="22"/>
        </w:rPr>
        <w:t>Do not interpret a high-output archive as proof of higher misconduct incidence or weaker integrity culture.</w:t>
      </w:r>
    </w:p>
    <w:p>
      <w:pPr>
        <w:numPr>
          <w:ilvl w:val="0"/>
          <w:numId w:val="10"/>
        </w:numPr>
        <w:jc w:val="left"/>
      </w:pPr>
      <w:r>
        <w:rPr>
          <w:rFonts w:ascii="Calibri" w:hAnsi="Calibri" w:eastAsia="Calibri"/>
          <w:color w:val="222222"/>
          <w:sz w:val="22"/>
        </w:rPr>
        <w:t>Do not combine national, sector and institution-owned output without identifying publication ownership.</w:t>
      </w:r>
    </w:p>
    <w:p>
      <w:pPr>
        <w:numPr>
          <w:ilvl w:val="0"/>
          <w:numId w:val="10"/>
        </w:numPr>
        <w:jc w:val="left"/>
      </w:pPr>
      <w:r>
        <w:rPr>
          <w:rFonts w:ascii="Calibri" w:hAnsi="Calibri" w:eastAsia="Calibri"/>
          <w:color w:val="222222"/>
          <w:sz w:val="22"/>
        </w:rPr>
        <w:t>Do not count prospective approvals or regulatory registers as general misconduct decisions.</w:t>
      </w:r>
    </w:p>
    <w:p>
      <w:pPr>
        <w:numPr>
          <w:ilvl w:val="0"/>
          <w:numId w:val="10"/>
        </w:numPr>
        <w:jc w:val="left"/>
      </w:pPr>
      <w:r>
        <w:rPr>
          <w:rFonts w:ascii="Calibri" w:hAnsi="Calibri" w:eastAsia="Calibri"/>
          <w:color w:val="222222"/>
          <w:sz w:val="22"/>
        </w:rPr>
        <w:t>Record anonymization, retention and appeal context before comparing case-level files.</w:t>
      </w:r>
    </w:p>
    <w:p>
      <w:pPr>
        <w:pStyle w:val="Heading1"/>
        <w:pageBreakBefore/>
      </w:pPr>
      <w:r>
        <w:t>The LERU member landscape</w:t>
      </w:r>
    </w:p>
    <w:p>
      <w:pPr>
        <w:pStyle w:val="Heading2"/>
      </w:pPr>
      <w:r>
        <w:t>Coverage and central finding</w:t>
      </w:r>
    </w:p>
    <w:p>
      <w:commentRangeStart w:id="5"/>
      <w:pPr>
        <w:keepNext w:val="0"/>
      </w:pPr>
      <w:r>
        <w:rPr>
          <w:rFonts w:ascii="Calibri" w:hAnsi="Calibri" w:eastAsia="Calibri"/>
          <w:color w:val="222222"/>
          <w:sz w:val="22"/>
        </w:rPr>
        <w:t>The institutional layer represents all 24 LERU member universities in the current membership snapshot. Each profile identifies a public procedure, route, office, committee, ombudsperson, adviser network or comparable institutional entry point. The central comparative finding mirrors the country layer: route visibility is more consistent than public-output visibility.</w:t>
      </w:r>
      <w:commentRangeEnd w:id="5"/>
      <w:r>
        <w:commentReference w:id="5"/>
      </w:r>
    </w:p>
    <w:p>
      <w:pPr>
        <w:keepNext w:val="0"/>
      </w:pPr>
      <w:r>
        <w:rPr>
          <w:rFonts w:ascii="Calibri" w:hAnsi="Calibri" w:eastAsia="Calibri"/>
          <w:color w:val="222222"/>
          <w:sz w:val="22"/>
        </w:rPr>
        <w:t>Under the current strict evidence field, 14 profiles have verified public-output evidence. The five-category typology below classifies the dominant visibility model for every profile. It is intentionally broader than the binary evidence flag: a profile can have meaningful national, restricted or historical public context without operating an institution-owned standing output channel.</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2880"/>
        <w:gridCol w:w="900"/>
        <w:gridCol w:w="5580"/>
      </w:tblGrid>
      <w:tr>
        <w:trPr>
          <w:tblHeader w:val="true"/>
        </w:trPr>
        <w:tc>
          <w:tcPr>
            <w:tcW w:type="dxa" w:w="288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Dominant visibility model</w:t>
            </w:r>
          </w:p>
        </w:tc>
        <w:tc>
          <w:tcPr>
            <w:tcW w:type="dxa" w:w="90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Profiles</w:t>
            </w:r>
          </w:p>
        </w:tc>
        <w:tc>
          <w:tcPr>
            <w:tcW w:type="dxa" w:w="558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Interpretation</w:t>
            </w:r>
          </w:p>
        </w:tc>
      </w:tr>
      <w:tr>
        <w:tc>
          <w:tcPr>
            <w:tcW w:type="dxa" w:w="28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c>
          <w:tcPr>
            <w:tcW w:type="dxa" w:w="900"/>
            <w:vAlign w:val="center"/>
            <w:tcMar>
              <w:top w:w="80" w:type="dxa"/>
              <w:start w:w="120" w:type="dxa"/>
              <w:bottom w:w="80" w:type="dxa"/>
              <w:end w:w="120" w:type="dxa"/>
            </w:tcMar>
          </w:tcPr>
          <w:p>
            <w:pPr>
              <w:pStyle w:val="TableText"/>
              <w:spacing w:before="0" w:after="0"/>
              <w:jc w:val="center"/>
            </w:pPr>
            <w:r>
              <w:rPr>
                <w:rFonts w:ascii="Calibri" w:hAnsi="Calibri" w:eastAsia="Calibri"/>
                <w:b w:val="0"/>
                <w:color w:val="222222"/>
                <w:sz w:val="18"/>
              </w:rPr>
              <w:t>12</w:t>
            </w:r>
          </w:p>
        </w:tc>
        <w:tc>
          <w:tcPr>
            <w:tcW w:type="dxa" w:w="55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Annual statements, aggregate tables, anonymized summaries, reports or local decision corridors</w:t>
            </w:r>
          </w:p>
        </w:tc>
      </w:tr>
      <w:tr>
        <w:tc>
          <w:tcPr>
            <w:tcW w:type="dxa" w:w="28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National, regional or sector output</w:t>
            </w:r>
          </w:p>
        </w:tc>
        <w:tc>
          <w:tcPr>
            <w:tcW w:type="dxa" w:w="900"/>
            <w:vAlign w:val="center"/>
            <w:tcMar>
              <w:top w:w="80" w:type="dxa"/>
              <w:start w:w="120" w:type="dxa"/>
              <w:bottom w:w="80" w:type="dxa"/>
              <w:end w:w="120" w:type="dxa"/>
            </w:tcMar>
          </w:tcPr>
          <w:p>
            <w:pPr>
              <w:pStyle w:val="TableText"/>
              <w:spacing w:before="0" w:after="0"/>
              <w:jc w:val="center"/>
            </w:pPr>
            <w:r>
              <w:rPr>
                <w:rFonts w:ascii="Calibri" w:hAnsi="Calibri" w:eastAsia="Calibri"/>
                <w:b w:val="0"/>
                <w:color w:val="222222"/>
                <w:sz w:val="18"/>
              </w:rPr>
              <w:t>4</w:t>
            </w:r>
          </w:p>
        </w:tc>
        <w:tc>
          <w:tcPr>
            <w:tcW w:type="dxa" w:w="55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Public visibility sits mainly outside the institution's own reporting channel</w:t>
            </w:r>
          </w:p>
        </w:tc>
      </w:tr>
      <w:tr>
        <w:tc>
          <w:tcPr>
            <w:tcW w:type="dxa" w:w="28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Procedure-visible, output-light</w:t>
            </w:r>
          </w:p>
        </w:tc>
        <w:tc>
          <w:tcPr>
            <w:tcW w:type="dxa" w:w="900"/>
            <w:vAlign w:val="center"/>
            <w:tcMar>
              <w:top w:w="80" w:type="dxa"/>
              <w:start w:w="120" w:type="dxa"/>
              <w:bottom w:w="80" w:type="dxa"/>
              <w:end w:w="120" w:type="dxa"/>
            </w:tcMar>
          </w:tcPr>
          <w:p>
            <w:pPr>
              <w:pStyle w:val="TableText"/>
              <w:spacing w:before="0" w:after="0"/>
              <w:jc w:val="center"/>
            </w:pPr>
            <w:r>
              <w:rPr>
                <w:rFonts w:ascii="Calibri" w:hAnsi="Calibri" w:eastAsia="Calibri"/>
                <w:b w:val="0"/>
                <w:color w:val="222222"/>
                <w:sz w:val="18"/>
              </w:rPr>
              <w:t>5</w:t>
            </w:r>
          </w:p>
        </w:tc>
        <w:tc>
          <w:tcPr>
            <w:tcW w:type="dxa" w:w="55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Local route is public, but no standing local public-output channel was located</w:t>
            </w:r>
          </w:p>
        </w:tc>
      </w:tr>
      <w:tr>
        <w:tc>
          <w:tcPr>
            <w:tcW w:type="dxa" w:w="28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Restricted or internal output</w:t>
            </w:r>
          </w:p>
        </w:tc>
        <w:tc>
          <w:tcPr>
            <w:tcW w:type="dxa" w:w="900"/>
            <w:vAlign w:val="center"/>
            <w:tcMar>
              <w:top w:w="80" w:type="dxa"/>
              <w:start w:w="120" w:type="dxa"/>
              <w:bottom w:w="80" w:type="dxa"/>
              <w:end w:w="120" w:type="dxa"/>
            </w:tcMar>
          </w:tcPr>
          <w:p>
            <w:pPr>
              <w:pStyle w:val="TableText"/>
              <w:spacing w:before="0" w:after="0"/>
              <w:jc w:val="center"/>
            </w:pPr>
            <w:r>
              <w:rPr>
                <w:rFonts w:ascii="Calibri" w:hAnsi="Calibri" w:eastAsia="Calibri"/>
                <w:b w:val="0"/>
                <w:color w:val="222222"/>
                <w:sz w:val="18"/>
              </w:rPr>
              <w:t>2</w:t>
            </w:r>
          </w:p>
        </w:tc>
        <w:tc>
          <w:tcPr>
            <w:tcW w:type="dxa" w:w="55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Reporting signals exist, but case-level or committee material is not openly accessible</w:t>
            </w:r>
          </w:p>
        </w:tc>
      </w:tr>
      <w:tr>
        <w:tc>
          <w:tcPr>
            <w:tcW w:type="dxa" w:w="28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Historical or case-specific</w:t>
            </w:r>
          </w:p>
        </w:tc>
        <w:tc>
          <w:tcPr>
            <w:tcW w:type="dxa" w:w="900"/>
            <w:vAlign w:val="center"/>
            <w:tcMar>
              <w:top w:w="80" w:type="dxa"/>
              <w:start w:w="120" w:type="dxa"/>
              <w:bottom w:w="80" w:type="dxa"/>
              <w:end w:w="120" w:type="dxa"/>
            </w:tcMar>
          </w:tcPr>
          <w:p>
            <w:pPr>
              <w:pStyle w:val="TableText"/>
              <w:spacing w:before="0" w:after="0"/>
              <w:jc w:val="center"/>
            </w:pPr>
            <w:r>
              <w:rPr>
                <w:rFonts w:ascii="Calibri" w:hAnsi="Calibri" w:eastAsia="Calibri"/>
                <w:b w:val="0"/>
                <w:color w:val="222222"/>
                <w:sz w:val="18"/>
              </w:rPr>
              <w:t>1</w:t>
            </w:r>
          </w:p>
        </w:tc>
        <w:tc>
          <w:tcPr>
            <w:tcW w:type="dxa" w:w="558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Public material concerns a historical case complex rather than routine current reporting</w:t>
            </w:r>
          </w:p>
        </w:tc>
      </w:tr>
    </w:tbl>
    <w:p>
      <w:pPr>
        <w:pStyle w:val="SourceNote"/>
      </w:pPr>
      <w:r>
        <w:rPr>
          <w:rFonts w:ascii="Calibri" w:hAnsi="Calibri" w:eastAsia="Calibri"/>
          <w:i/>
          <w:color w:val="5B6570"/>
          <w:sz w:val="19"/>
        </w:rPr>
        <w:t>Interpretation note: these five categories classify dominant public-source visibility across all 24 profiles. They are not a league table and do not measure case incidence or institutional quality.</w:t>
      </w:r>
    </w:p>
    <w:p>
      <w:pPr>
        <w:pStyle w:val="Heading2"/>
      </w:pPr>
      <w:r>
        <w:t>Member overview</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4320"/>
        <w:gridCol w:w="1800"/>
        <w:gridCol w:w="3240"/>
      </w:tblGrid>
      <w:tr>
        <w:trPr>
          <w:tblHeader w:val="true"/>
        </w:trPr>
        <w:tc>
          <w:tcPr>
            <w:tcW w:type="dxa" w:w="432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Institution</w:t>
            </w:r>
          </w:p>
        </w:tc>
        <w:tc>
          <w:tcPr>
            <w:tcW w:type="dxa" w:w="180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Country</w:t>
            </w:r>
          </w:p>
        </w:tc>
        <w:tc>
          <w:tcPr>
            <w:tcW w:type="dxa" w:w="324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Dominant public-output category</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KU Leuven</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Belgium</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Copenhagen</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Denmark</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Helsinki</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Finland</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National, regional or sector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Universite Paris-Saclay</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France</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Procedure-visible, output-light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Sorbonne University</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France</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Restricted or internal output signal</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Strasbourg</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France</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National, regional or sector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Freiburg</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Germany</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Historical or case-specific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Heidelberg University</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Germany</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Procedure-visible, output-light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Ludwig-Maximilians-Universitat Munchen / LMU Munich</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Germany</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Procedure-visible, output-light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Trinity College Dublin</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Ireland</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National, regional or sector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Milan</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Italy</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Restricted or internal output signal</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Amsterdam</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Netherlands</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Leiden University</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Netherlands</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Utrecht University</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Netherlands</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Universitat de Barcelona</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Spain</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National, regional or sector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Lund University</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Sweden</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Geneva</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Switzerland</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Procedure-visible, output-light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ETH Zurich</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Switzerland</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Zurich</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Switzerland</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Procedure-visible, output-light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Cambridge</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United Kingdom</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Edinburgh</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United Kingdom</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Imperial College London</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United Kingdom</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College London (UCL)</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United Kingdom</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r>
        <w:tc>
          <w:tcPr>
            <w:tcW w:type="dxa" w:w="432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University of Oxford</w:t>
            </w:r>
          </w:p>
        </w:tc>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United Kingdom</w:t>
            </w:r>
          </w:p>
        </w:tc>
        <w:tc>
          <w:tcPr>
            <w:tcW w:type="dxa" w:w="324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Institution-owned local output</w:t>
            </w:r>
          </w:p>
        </w:tc>
      </w:tr>
    </w:tbl>
    <w:p>
      <w:pPr>
        <w:pStyle w:val="Heading2"/>
      </w:pPr>
      <w:r>
        <w:t>Comparative interpretation</w:t>
      </w:r>
    </w:p>
    <w:p>
      <w:pPr>
        <w:numPr>
          <w:ilvl w:val="0"/>
          <w:numId w:val="10"/>
        </w:numPr>
        <w:jc w:val="left"/>
      </w:pPr>
      <w:r>
        <w:rPr>
          <w:rFonts w:ascii="Calibri" w:hAnsi="Calibri" w:eastAsia="Calibri"/>
          <w:color w:val="222222"/>
          <w:sz w:val="22"/>
        </w:rPr>
        <w:t>The UK and several Dutch profiles provide the deepest recurring institution-owned reporting corridors in the current sample.</w:t>
      </w:r>
    </w:p>
    <w:p>
      <w:pPr>
        <w:numPr>
          <w:ilvl w:val="0"/>
          <w:numId w:val="10"/>
        </w:numPr>
        <w:jc w:val="left"/>
      </w:pPr>
      <w:r>
        <w:rPr>
          <w:rFonts w:ascii="Calibri" w:hAnsi="Calibri" w:eastAsia="Calibri"/>
          <w:color w:val="222222"/>
          <w:sz w:val="22"/>
        </w:rPr>
        <w:t>National or sector-level outputs can be highly informative while remaining unsuitable as substitutes for local institutional reporting.</w:t>
      </w:r>
    </w:p>
    <w:p>
      <w:pPr>
        <w:numPr>
          <w:ilvl w:val="0"/>
          <w:numId w:val="10"/>
        </w:numPr>
        <w:jc w:val="left"/>
      </w:pPr>
      <w:r>
        <w:rPr>
          <w:rFonts w:ascii="Calibri" w:hAnsi="Calibri" w:eastAsia="Calibri"/>
          <w:color w:val="222222"/>
          <w:sz w:val="22"/>
        </w:rPr>
        <w:t>Procedure-only profiles often have clear confidential routes; their output-light classification should not be treated as a performance judgment.</w:t>
      </w:r>
    </w:p>
    <w:p>
      <w:pPr>
        <w:numPr>
          <w:ilvl w:val="0"/>
          <w:numId w:val="10"/>
        </w:numPr>
        <w:jc w:val="left"/>
      </w:pPr>
      <w:r>
        <w:rPr>
          <w:rFonts w:ascii="Calibri" w:hAnsi="Calibri" w:eastAsia="Calibri"/>
          <w:color w:val="222222"/>
          <w:sz w:val="22"/>
        </w:rPr>
        <w:t>Restricted/internal and historical/case-specific material require separate labels because they provide visibility of a different kind.</w:t>
      </w:r>
    </w:p>
    <w:p>
      <w:pPr>
        <w:numPr>
          <w:ilvl w:val="0"/>
          <w:numId w:val="10"/>
        </w:numPr>
        <w:jc w:val="left"/>
      </w:pPr>
      <w:r>
        <w:rPr>
          <w:rFonts w:ascii="Calibri" w:hAnsi="Calibri" w:eastAsia="Calibri"/>
          <w:color w:val="222222"/>
          <w:sz w:val="22"/>
        </w:rPr>
        <w:t>Even within the same country, institutions may differ substantially in publication ownership, detail, retention and route presentation.</w:t>
      </w:r>
    </w:p>
    <w:p>
      <w:pPr>
        <w:pStyle w:val="Heading1"/>
        <w:pageBreakBefore/>
      </w:pPr>
      <w:r>
        <w:t>Institutional profile capsules</w:t>
      </w:r>
    </w:p>
    <w:p>
      <w:pPr>
        <w:keepNext w:val="0"/>
      </w:pPr>
      <w:r>
        <w:rPr>
          <w:rFonts w:ascii="Calibri" w:hAnsi="Calibri" w:eastAsia="Calibri"/>
          <w:color w:val="222222"/>
          <w:sz w:val="22"/>
        </w:rPr>
        <w:t>The capsules below are designed as article-ready building blocks, not final institutional verdicts. Each one identifies the public route, the dominant public-output signal and the analytical role the institution can play in the full report. They should be converted into footnoted prose after member validation and a final source-current check.</w:t>
      </w:r>
    </w:p>
    <w:p>
      <w:pPr>
        <w:pStyle w:val="Heading2"/>
      </w:pPr>
      <w:r>
        <w:t>Belgium: Federal container with community-level lanes</w:t>
      </w:r>
    </w:p>
    <w:p>
      <w:pPr>
        <w:pStyle w:val="Heading3"/>
      </w:pPr>
      <w:r>
        <w:t>KU Leuven</w:t>
      </w:r>
    </w:p>
    <w:p>
      <w:pPr>
        <w:pStyle w:val="ProfileMeta"/>
      </w:pPr>
      <w:r>
        <w:rPr>
          <w:rFonts w:ascii="Calibri" w:hAnsi="Calibri" w:eastAsia="Calibri"/>
          <w:b/>
          <w:color w:val="5B6570"/>
          <w:sz w:val="19"/>
        </w:rPr>
        <w:t>Belgium | Institution-owned local output | Profile 1 of 24</w:t>
      </w:r>
    </w:p>
    <w:p>
      <w:pPr>
        <w:keepNext/>
      </w:pPr>
      <w:r>
        <w:rPr>
          <w:rFonts w:ascii="Calibri" w:hAnsi="Calibri" w:eastAsia="Calibri"/>
          <w:b/>
          <w:color w:val="203748"/>
          <w:sz w:val="22"/>
        </w:rPr>
        <w:t xml:space="preserve">Visible route. </w:t>
      </w:r>
      <w:r>
        <w:rPr>
          <w:rFonts w:ascii="Calibri" w:hAnsi="Calibri" w:eastAsia="Calibri"/>
          <w:color w:val="222222"/>
          <w:sz w:val="22"/>
        </w:rPr>
        <w:t>Commission on Research Integrity, Research Integrity Reporting Desk and Research Integrity Advisers. Informal concerns can go to advisers; formal allegations enter through the reporting and commission route.</w:t>
      </w:r>
    </w:p>
    <w:p>
      <w:pPr>
        <w:keepNext/>
      </w:pPr>
      <w:r>
        <w:rPr>
          <w:rFonts w:ascii="Calibri" w:hAnsi="Calibri" w:eastAsia="Calibri"/>
          <w:b/>
          <w:color w:val="203748"/>
          <w:sz w:val="22"/>
        </w:rPr>
        <w:t xml:space="preserve">Public-output signal. </w:t>
      </w:r>
      <w:r>
        <w:rPr>
          <w:rFonts w:ascii="Calibri" w:hAnsi="Calibri" w:eastAsia="Calibri"/>
          <w:color w:val="222222"/>
          <w:sz w:val="22"/>
        </w:rPr>
        <w:t>Annual reports provide counts, categories and anonymized advice summaries. They are among the clearest institution-owned accountability signals in the LERU sample.</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KU Leuven to show how a local reporting corridor can sit inside a wider Flemish and Belgian system. The next evidence task is row-level indexing by year, matter type, outcome and publication exclusion.</w:t>
      </w:r>
    </w:p>
    <w:p>
      <w:pPr>
        <w:pStyle w:val="Heading2"/>
      </w:pPr>
      <w:r>
        <w:t>Denmark: National scientific-dishonesty route plus local questionable-practice handling</w:t>
      </w:r>
    </w:p>
    <w:p>
      <w:pPr>
        <w:pStyle w:val="Heading3"/>
      </w:pPr>
      <w:r>
        <w:t>University of Copenhagen</w:t>
      </w:r>
    </w:p>
    <w:p>
      <w:pPr>
        <w:pStyle w:val="ProfileMeta"/>
      </w:pPr>
      <w:r>
        <w:rPr>
          <w:rFonts w:ascii="Calibri" w:hAnsi="Calibri" w:eastAsia="Calibri"/>
          <w:b/>
          <w:color w:val="5B6570"/>
          <w:sz w:val="19"/>
        </w:rPr>
        <w:t>Denmark | Institution-owned local output | Profile 2 of 24</w:t>
      </w:r>
    </w:p>
    <w:p>
      <w:pPr>
        <w:keepNext/>
      </w:pPr>
      <w:r>
        <w:rPr>
          <w:rFonts w:ascii="Calibri" w:hAnsi="Calibri" w:eastAsia="Calibri"/>
          <w:b/>
          <w:color w:val="203748"/>
          <w:sz w:val="22"/>
        </w:rPr>
        <w:t xml:space="preserve">Visible route. </w:t>
      </w:r>
      <w:r>
        <w:rPr>
          <w:rFonts w:ascii="Calibri" w:hAnsi="Calibri" w:eastAsia="Calibri"/>
          <w:color w:val="222222"/>
          <w:sz w:val="22"/>
        </w:rPr>
        <w:t>Practice Committee and Named Persons, alongside the national Danish Board on Research Misconduct for the statutory scientific-dishonesty route.</w:t>
      </w:r>
    </w:p>
    <w:p>
      <w:pPr>
        <w:keepNext/>
      </w:pPr>
      <w:r>
        <w:rPr>
          <w:rFonts w:ascii="Calibri" w:hAnsi="Calibri" w:eastAsia="Calibri"/>
          <w:b/>
          <w:color w:val="203748"/>
          <w:sz w:val="22"/>
        </w:rPr>
        <w:t xml:space="preserve">Public-output signal. </w:t>
      </w:r>
      <w:r>
        <w:rPr>
          <w:rFonts w:ascii="Calibri" w:hAnsi="Calibri" w:eastAsia="Calibri"/>
          <w:color w:val="222222"/>
          <w:sz w:val="22"/>
        </w:rPr>
        <w:t>The 2024 Practice Committee annual report is the strongest local institutional publication example identified in the Danish pass.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Copenhagen to explain a two-level allocation model: national handling for the statutory core and local handling for returned cases and other questionable practices. Index annual reports and minutes by case type and outcome.</w:t>
      </w:r>
    </w:p>
    <w:p>
      <w:pPr>
        <w:pStyle w:val="Heading2"/>
      </w:pPr>
      <w:r>
        <w:t>Finland: National TENK guideline and statement route with institutional first-instance responsibility</w:t>
      </w:r>
    </w:p>
    <w:p>
      <w:pPr>
        <w:pStyle w:val="Heading3"/>
      </w:pPr>
      <w:r>
        <w:t>University of Helsinki</w:t>
      </w:r>
    </w:p>
    <w:p>
      <w:pPr>
        <w:pStyle w:val="ProfileMeta"/>
      </w:pPr>
      <w:r>
        <w:rPr>
          <w:rFonts w:ascii="Calibri" w:hAnsi="Calibri" w:eastAsia="Calibri"/>
          <w:b/>
          <w:color w:val="5B6570"/>
          <w:sz w:val="19"/>
        </w:rPr>
        <w:t>Finland | National, regional or sector output | Profile 3 of 24</w:t>
      </w:r>
    </w:p>
    <w:p>
      <w:pPr>
        <w:keepNext/>
      </w:pPr>
      <w:r>
        <w:rPr>
          <w:rFonts w:ascii="Calibri" w:hAnsi="Calibri" w:eastAsia="Calibri"/>
          <w:b/>
          <w:color w:val="203748"/>
          <w:sz w:val="22"/>
        </w:rPr>
        <w:t xml:space="preserve">Visible route. </w:t>
      </w:r>
      <w:r>
        <w:rPr>
          <w:rFonts w:ascii="Calibri" w:hAnsi="Calibri" w:eastAsia="Calibri"/>
          <w:color w:val="222222"/>
          <w:sz w:val="22"/>
        </w:rPr>
        <w:t>Research-integrity adviser and support route, followed by a written notification to the Chancellor; TENK remains the national second-line statement route after local handling.</w:t>
      </w:r>
    </w:p>
    <w:p>
      <w:pPr>
        <w:keepNext/>
      </w:pPr>
      <w:r>
        <w:rPr>
          <w:rFonts w:ascii="Calibri" w:hAnsi="Calibri" w:eastAsia="Calibri"/>
          <w:b/>
          <w:color w:val="203748"/>
          <w:sz w:val="22"/>
        </w:rPr>
        <w:t xml:space="preserve">Public-output signal. </w:t>
      </w:r>
      <w:r>
        <w:rPr>
          <w:rFonts w:ascii="Calibri" w:hAnsi="Calibri" w:eastAsia="Calibri"/>
          <w:color w:val="222222"/>
          <w:sz w:val="22"/>
        </w:rPr>
        <w:t>No Helsinki-owned annual integrity statistics or local case archive was located. Public visibility sits mainly in national TENK statement summaries and annual reporting.</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Helsinki to show why national output should not be relabelled as institutional output. Member validation should test whether any non-personal local statistics or Helsinki-specific statement links are public.</w:t>
      </w:r>
    </w:p>
    <w:p>
      <w:pPr>
        <w:pStyle w:val="Heading2"/>
      </w:pPr>
      <w:r>
        <w:t>France: Legally codified, institutionally executed and nationally coordinated RIS network</w:t>
      </w:r>
    </w:p>
    <w:p>
      <w:pPr>
        <w:pStyle w:val="Heading3"/>
      </w:pPr>
      <w:r>
        <w:t>Universite Paris-Saclay</w:t>
      </w:r>
    </w:p>
    <w:p>
      <w:pPr>
        <w:pStyle w:val="ProfileMeta"/>
      </w:pPr>
      <w:r>
        <w:rPr>
          <w:rFonts w:ascii="Calibri" w:hAnsi="Calibri" w:eastAsia="Calibri"/>
          <w:b/>
          <w:color w:val="5B6570"/>
          <w:sz w:val="19"/>
        </w:rPr>
        <w:t>France | Procedure-visible, output-light | Profile 4 of 24</w:t>
      </w:r>
    </w:p>
    <w:p>
      <w:pPr>
        <w:keepNext/>
      </w:pPr>
      <w:r>
        <w:rPr>
          <w:rFonts w:ascii="Calibri" w:hAnsi="Calibri" w:eastAsia="Calibri"/>
          <w:b/>
          <w:color w:val="203748"/>
          <w:sz w:val="22"/>
        </w:rPr>
        <w:t xml:space="preserve">Visible route. </w:t>
      </w:r>
      <w:r>
        <w:rPr>
          <w:rFonts w:ascii="Calibri" w:hAnsi="Calibri" w:eastAsia="Calibri"/>
          <w:color w:val="222222"/>
          <w:sz w:val="22"/>
        </w:rPr>
        <w:t>POLETHIS and a network of scientific-integrity referents; the CER-PS ethics committee remains a research-ethics boundary rather than a misconduct-output body.</w:t>
      </w:r>
    </w:p>
    <w:p>
      <w:pPr>
        <w:keepNext/>
      </w:pPr>
      <w:r>
        <w:rPr>
          <w:rFonts w:ascii="Calibri" w:hAnsi="Calibri" w:eastAsia="Calibri"/>
          <w:b/>
          <w:color w:val="203748"/>
          <w:sz w:val="22"/>
        </w:rPr>
        <w:t xml:space="preserve">Public-output signal. </w:t>
      </w:r>
      <w:r>
        <w:rPr>
          <w:rFonts w:ascii="Calibri" w:hAnsi="Calibri" w:eastAsia="Calibri"/>
          <w:color w:val="222222"/>
          <w:sz w:val="22"/>
        </w:rPr>
        <w:t>No public institutional misconduct archive, annual RIS activity report, signalement statistics page or anonymized decision channel was identified.</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Paris-Saclay as an output-light but route-visible example. Validate whether annual RIS activity or non-personal case-learning material exists beyond the public route pages.</w:t>
      </w:r>
    </w:p>
    <w:p>
      <w:pPr>
        <w:pStyle w:val="Heading3"/>
      </w:pPr>
      <w:r>
        <w:t>Sorbonne University</w:t>
      </w:r>
    </w:p>
    <w:p>
      <w:pPr>
        <w:pStyle w:val="ProfileMeta"/>
      </w:pPr>
      <w:r>
        <w:rPr>
          <w:rFonts w:ascii="Calibri" w:hAnsi="Calibri" w:eastAsia="Calibri"/>
          <w:b/>
          <w:color w:val="5B6570"/>
          <w:sz w:val="19"/>
        </w:rPr>
        <w:t>France | Restricted or internal output signal | Profile 5 of 24</w:t>
      </w:r>
    </w:p>
    <w:p>
      <w:pPr>
        <w:keepNext/>
      </w:pPr>
      <w:r>
        <w:rPr>
          <w:rFonts w:ascii="Calibri" w:hAnsi="Calibri" w:eastAsia="Calibri"/>
          <w:b/>
          <w:color w:val="203748"/>
          <w:sz w:val="22"/>
        </w:rPr>
        <w:t xml:space="preserve">Visible route. </w:t>
      </w:r>
      <w:r>
        <w:rPr>
          <w:rFonts w:ascii="Calibri" w:hAnsi="Calibri" w:eastAsia="Calibri"/>
          <w:color w:val="222222"/>
          <w:sz w:val="22"/>
        </w:rPr>
        <w:t>Scientific-integrity delegation, RIS/RIO, integrity committee and ambassador network.</w:t>
      </w:r>
    </w:p>
    <w:p>
      <w:pPr>
        <w:keepNext/>
      </w:pPr>
      <w:r>
        <w:rPr>
          <w:rFonts w:ascii="Calibri" w:hAnsi="Calibri" w:eastAsia="Calibri"/>
          <w:b/>
          <w:color w:val="203748"/>
          <w:sz w:val="22"/>
        </w:rPr>
        <w:t xml:space="preserve">Public-output signal. </w:t>
      </w:r>
      <w:r>
        <w:rPr>
          <w:rFonts w:ascii="Calibri" w:hAnsi="Calibri" w:eastAsia="Calibri"/>
          <w:color w:val="222222"/>
          <w:sz w:val="22"/>
        </w:rPr>
        <w:t>A visible annual statement or reporting source exists, but member validation indicates that the studied case-level reporting is internal or restricted-access rather than a public case archive.</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Sorbonne to distinguish visible governance reporting from openly reusable case output. Retain the restricted/internal category unless a public case table or case-summary channel is identified.</w:t>
      </w:r>
    </w:p>
    <w:p>
      <w:pPr>
        <w:pStyle w:val="Heading3"/>
      </w:pPr>
      <w:r>
        <w:t>University of Strasbourg</w:t>
      </w:r>
    </w:p>
    <w:p>
      <w:pPr>
        <w:pStyle w:val="ProfileMeta"/>
      </w:pPr>
      <w:r>
        <w:rPr>
          <w:rFonts w:ascii="Calibri" w:hAnsi="Calibri" w:eastAsia="Calibri"/>
          <w:b/>
          <w:color w:val="5B6570"/>
          <w:sz w:val="19"/>
        </w:rPr>
        <w:t>France | National, regional or sector output | Profile 6 of 24</w:t>
      </w:r>
    </w:p>
    <w:p>
      <w:pPr>
        <w:keepNext/>
      </w:pPr>
      <w:r>
        <w:rPr>
          <w:rFonts w:ascii="Calibri" w:hAnsi="Calibri" w:eastAsia="Calibri"/>
          <w:b/>
          <w:color w:val="203748"/>
          <w:sz w:val="22"/>
        </w:rPr>
        <w:t xml:space="preserve">Visible route. </w:t>
      </w:r>
      <w:r>
        <w:rPr>
          <w:rFonts w:ascii="Calibri" w:hAnsi="Calibri" w:eastAsia="Calibri"/>
          <w:color w:val="222222"/>
          <w:sz w:val="22"/>
        </w:rPr>
        <w:t>Scientific-integrity referent who verifies reports, may open an inquiry, can seek expert advice and submits recommendations to the university president.</w:t>
      </w:r>
    </w:p>
    <w:p>
      <w:pPr>
        <w:keepNext/>
      </w:pPr>
      <w:r>
        <w:rPr>
          <w:rFonts w:ascii="Calibri" w:hAnsi="Calibri" w:eastAsia="Calibri"/>
          <w:b/>
          <w:color w:val="203748"/>
          <w:sz w:val="22"/>
        </w:rPr>
        <w:t xml:space="preserve">Public-output signal. </w:t>
      </w:r>
      <w:r>
        <w:rPr>
          <w:rFonts w:ascii="Calibri" w:hAnsi="Calibri" w:eastAsia="Calibri"/>
          <w:color w:val="222222"/>
          <w:sz w:val="22"/>
        </w:rPr>
        <w:t>No Strasbourg-owned annual RIS report or anonymized case channel was located. The Ofis synthesis is national context, not local Strasbourg output.</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Strasbourg to show how a well-described institutional route can remain locally output-light while national coordination is visible. Validate local statistics or case-learning material.</w:t>
      </w:r>
    </w:p>
    <w:p>
      <w:pPr>
        <w:pStyle w:val="Heading2"/>
      </w:pPr>
      <w:r>
        <w:t>Germany: DFG good-research-practice baseline with institution-specific ombuds and commission routes</w:t>
      </w:r>
    </w:p>
    <w:p>
      <w:pPr>
        <w:pStyle w:val="Heading3"/>
      </w:pPr>
      <w:r>
        <w:t>University of Freiburg</w:t>
      </w:r>
    </w:p>
    <w:p>
      <w:pPr>
        <w:pStyle w:val="ProfileMeta"/>
      </w:pPr>
      <w:r>
        <w:rPr>
          <w:rFonts w:ascii="Calibri" w:hAnsi="Calibri" w:eastAsia="Calibri"/>
          <w:b/>
          <w:color w:val="5B6570"/>
          <w:sz w:val="19"/>
        </w:rPr>
        <w:t>Germany | Historical or case-specific output | Profile 7 of 24</w:t>
      </w:r>
    </w:p>
    <w:p>
      <w:pPr>
        <w:keepNext/>
      </w:pPr>
      <w:r>
        <w:rPr>
          <w:rFonts w:ascii="Calibri" w:hAnsi="Calibri" w:eastAsia="Calibri"/>
          <w:b/>
          <w:color w:val="203748"/>
          <w:sz w:val="22"/>
        </w:rPr>
        <w:t xml:space="preserve">Visible route. </w:t>
      </w:r>
      <w:r>
        <w:rPr>
          <w:rFonts w:ascii="Calibri" w:hAnsi="Calibri" w:eastAsia="Calibri"/>
          <w:color w:val="222222"/>
          <w:sz w:val="22"/>
        </w:rPr>
        <w:t>Ombudsperson or self-control route, Investigation Commission and a coordination office for honesty in science.</w:t>
      </w:r>
    </w:p>
    <w:p>
      <w:pPr>
        <w:keepNext/>
      </w:pPr>
      <w:r>
        <w:rPr>
          <w:rFonts w:ascii="Calibri" w:hAnsi="Calibri" w:eastAsia="Calibri"/>
          <w:b/>
          <w:color w:val="203748"/>
          <w:sz w:val="22"/>
        </w:rPr>
        <w:t xml:space="preserve">Public-output signal. </w:t>
      </w:r>
      <w:r>
        <w:rPr>
          <w:rFonts w:ascii="Calibri" w:hAnsi="Calibri" w:eastAsia="Calibri"/>
          <w:color w:val="222222"/>
          <w:sz w:val="22"/>
        </w:rPr>
        <w:t>No current standing annual output channel was identified. Freiburg does maintain a substantial historical public corridor around the sports-medicine and doping misconduct complex.</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Freiburg to distinguish case-complex transparency from routine accountability. Validate whether current annual ombuds or commission statistics exist.</w:t>
      </w:r>
    </w:p>
    <w:p>
      <w:pPr>
        <w:pStyle w:val="Heading3"/>
      </w:pPr>
      <w:r>
        <w:t>Heidelberg University</w:t>
      </w:r>
    </w:p>
    <w:p>
      <w:pPr>
        <w:pStyle w:val="ProfileMeta"/>
      </w:pPr>
      <w:r>
        <w:rPr>
          <w:rFonts w:ascii="Calibri" w:hAnsi="Calibri" w:eastAsia="Calibri"/>
          <w:b/>
          <w:color w:val="5B6570"/>
          <w:sz w:val="19"/>
        </w:rPr>
        <w:t>Germany | Procedure-visible, output-light | Profile 8 of 24</w:t>
      </w:r>
    </w:p>
    <w:p>
      <w:pPr>
        <w:keepNext/>
      </w:pPr>
      <w:r>
        <w:rPr>
          <w:rFonts w:ascii="Calibri" w:hAnsi="Calibri" w:eastAsia="Calibri"/>
          <w:b/>
          <w:color w:val="203748"/>
          <w:sz w:val="22"/>
        </w:rPr>
        <w:t xml:space="preserve">Visible route. </w:t>
      </w:r>
      <w:r>
        <w:rPr>
          <w:rFonts w:ascii="Calibri" w:hAnsi="Calibri" w:eastAsia="Calibri"/>
          <w:color w:val="222222"/>
          <w:sz w:val="22"/>
        </w:rPr>
        <w:t>Ombudsmen for good academic practice and the Commission for the Safeguarding of Good Academic Practice.</w:t>
      </w:r>
    </w:p>
    <w:p>
      <w:pPr>
        <w:keepNext/>
      </w:pPr>
      <w:r>
        <w:rPr>
          <w:rFonts w:ascii="Calibri" w:hAnsi="Calibri" w:eastAsia="Calibri"/>
          <w:b/>
          <w:color w:val="203748"/>
          <w:sz w:val="22"/>
        </w:rPr>
        <w:t xml:space="preserve">Public-output signal. </w:t>
      </w:r>
      <w:r>
        <w:rPr>
          <w:rFonts w:ascii="Calibri" w:hAnsi="Calibri" w:eastAsia="Calibri"/>
          <w:color w:val="222222"/>
          <w:sz w:val="22"/>
        </w:rPr>
        <w:t>The rules require general anonymized reporting to the Rector, but no public annual version, statistics page or decision archive was located.</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Heidelberg to examine the public/private boundary around internal anonymized governance reporting. Member validation should ask whether any non-personal annual output is published.</w:t>
      </w:r>
    </w:p>
    <w:p>
      <w:pPr>
        <w:pStyle w:val="Heading3"/>
      </w:pPr>
      <w:r>
        <w:t>Ludwig-Maximilians-Universitat Munchen / LMU Munich</w:t>
      </w:r>
    </w:p>
    <w:p>
      <w:pPr>
        <w:pStyle w:val="ProfileMeta"/>
      </w:pPr>
      <w:r>
        <w:rPr>
          <w:rFonts w:ascii="Calibri" w:hAnsi="Calibri" w:eastAsia="Calibri"/>
          <w:b/>
          <w:color w:val="5B6570"/>
          <w:sz w:val="19"/>
        </w:rPr>
        <w:t>Germany | Procedure-visible, output-light | Profile 9 of 24</w:t>
      </w:r>
    </w:p>
    <w:p>
      <w:pPr>
        <w:keepNext/>
      </w:pPr>
      <w:r>
        <w:rPr>
          <w:rFonts w:ascii="Calibri" w:hAnsi="Calibri" w:eastAsia="Calibri"/>
          <w:b/>
          <w:color w:val="203748"/>
          <w:sz w:val="22"/>
        </w:rPr>
        <w:t xml:space="preserve">Visible route. </w:t>
      </w:r>
      <w:r>
        <w:rPr>
          <w:rFonts w:ascii="Calibri" w:hAnsi="Calibri" w:eastAsia="Calibri"/>
          <w:color w:val="222222"/>
          <w:sz w:val="22"/>
        </w:rPr>
        <w:t>Ombudspersons for good scientific practice and an investigation committee under the 2023 LMU good-scientific-practice regulation.</w:t>
      </w:r>
    </w:p>
    <w:p>
      <w:pPr>
        <w:keepNext/>
      </w:pPr>
      <w:r>
        <w:rPr>
          <w:rFonts w:ascii="Calibri" w:hAnsi="Calibri" w:eastAsia="Calibri"/>
          <w:b/>
          <w:color w:val="203748"/>
          <w:sz w:val="22"/>
        </w:rPr>
        <w:t xml:space="preserve">Public-output signal. </w:t>
      </w:r>
      <w:r>
        <w:rPr>
          <w:rFonts w:ascii="Calibri" w:hAnsi="Calibri" w:eastAsia="Calibri"/>
          <w:color w:val="222222"/>
          <w:sz w:val="22"/>
        </w:rPr>
        <w:t>No public case-output channel, annual ombudsperson statistics page or anonymized decision archive was found; public communication appears discretionary after a final decision.</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LMU to discuss discretionary publication rules. Locate a current office or committee page and retest rectorate reporting for non-personal summaries.</w:t>
      </w:r>
    </w:p>
    <w:p>
      <w:pPr>
        <w:pStyle w:val="Heading2"/>
      </w:pPr>
      <w:r>
        <w:t>Ireland: NRIF and IUA coordination with institutional policies and national aggregate reporting</w:t>
      </w:r>
    </w:p>
    <w:p>
      <w:pPr>
        <w:pStyle w:val="Heading3"/>
      </w:pPr>
      <w:r>
        <w:t>Trinity College Dublin</w:t>
      </w:r>
    </w:p>
    <w:p>
      <w:pPr>
        <w:pStyle w:val="ProfileMeta"/>
      </w:pPr>
      <w:r>
        <w:rPr>
          <w:rFonts w:ascii="Calibri" w:hAnsi="Calibri" w:eastAsia="Calibri"/>
          <w:b/>
          <w:color w:val="5B6570"/>
          <w:sz w:val="19"/>
        </w:rPr>
        <w:t>Ireland | National, regional or sector output | Profile 10 of 24</w:t>
      </w:r>
    </w:p>
    <w:p>
      <w:pPr>
        <w:keepNext/>
      </w:pPr>
      <w:r>
        <w:rPr>
          <w:rFonts w:ascii="Calibri" w:hAnsi="Calibri" w:eastAsia="Calibri"/>
          <w:b/>
          <w:color w:val="203748"/>
          <w:sz w:val="22"/>
        </w:rPr>
        <w:t xml:space="preserve">Visible route. </w:t>
      </w:r>
      <w:r>
        <w:rPr>
          <w:rFonts w:ascii="Calibri" w:hAnsi="Calibri" w:eastAsia="Calibri"/>
          <w:color w:val="222222"/>
          <w:sz w:val="22"/>
        </w:rPr>
        <w:t>Senior Dean as College Research Integrity Officer, with allegation management delegated to the Dean of Research and upheld matters routed to the relevant disciplinary process.</w:t>
      </w:r>
    </w:p>
    <w:p>
      <w:pPr>
        <w:keepNext/>
      </w:pPr>
      <w:r>
        <w:rPr>
          <w:rFonts w:ascii="Calibri" w:hAnsi="Calibri" w:eastAsia="Calibri"/>
          <w:b/>
          <w:color w:val="203748"/>
          <w:sz w:val="22"/>
        </w:rPr>
        <w:t xml:space="preserve">Public-output signal. </w:t>
      </w:r>
      <w:r>
        <w:rPr>
          <w:rFonts w:ascii="Calibri" w:hAnsi="Calibri" w:eastAsia="Calibri"/>
          <w:color w:val="222222"/>
          <w:sz w:val="22"/>
        </w:rPr>
        <w:t>No Trinity-owned annual statement, local aggregate statistics or case-learning channel was located. NRIF reports provide national aggregate context without Trinity-specific counts.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Trinity to show the limits of inferring local transparency from a national aggregate series. Validate whether non-personal local reporting exists outside the public Senior Dean and research pages.</w:t>
      </w:r>
    </w:p>
    <w:p>
      <w:pPr>
        <w:pStyle w:val="Heading2"/>
      </w:pPr>
      <w:r>
        <w:t>Italy: Distributed institutional system with ethics and integrity responsibilities that need careful boundary separation</w:t>
      </w:r>
    </w:p>
    <w:p>
      <w:pPr>
        <w:pStyle w:val="Heading3"/>
      </w:pPr>
      <w:r>
        <w:t>University of Milan</w:t>
      </w:r>
    </w:p>
    <w:p>
      <w:pPr>
        <w:pStyle w:val="ProfileMeta"/>
      </w:pPr>
      <w:r>
        <w:rPr>
          <w:rFonts w:ascii="Calibri" w:hAnsi="Calibri" w:eastAsia="Calibri"/>
          <w:b/>
          <w:color w:val="5B6570"/>
          <w:sz w:val="19"/>
        </w:rPr>
        <w:t>Italy | Restricted or internal output signal | Profile 11 of 24</w:t>
      </w:r>
    </w:p>
    <w:p>
      <w:pPr>
        <w:keepNext/>
      </w:pPr>
      <w:r>
        <w:rPr>
          <w:rFonts w:ascii="Calibri" w:hAnsi="Calibri" w:eastAsia="Calibri"/>
          <w:b/>
          <w:color w:val="203748"/>
          <w:sz w:val="22"/>
        </w:rPr>
        <w:t xml:space="preserve">Visible route. </w:t>
      </w:r>
      <w:r>
        <w:rPr>
          <w:rFonts w:ascii="Calibri" w:hAnsi="Calibri" w:eastAsia="Calibri"/>
          <w:color w:val="222222"/>
          <w:sz w:val="22"/>
        </w:rPr>
        <w:t>University Ethics Committee supported by the Research Ethics Office, with a mixed project-ethics and non-disciplinary code-opinion role.</w:t>
      </w:r>
    </w:p>
    <w:p>
      <w:pPr>
        <w:keepNext/>
      </w:pPr>
      <w:r>
        <w:rPr>
          <w:rFonts w:ascii="Calibri" w:hAnsi="Calibri" w:eastAsia="Calibri"/>
          <w:b/>
          <w:color w:val="203748"/>
          <w:sz w:val="22"/>
        </w:rPr>
        <w:t xml:space="preserve">Public-output signal. </w:t>
      </w:r>
      <w:r>
        <w:rPr>
          <w:rFonts w:ascii="Calibri" w:hAnsi="Calibri" w:eastAsia="Calibri"/>
          <w:color w:val="222222"/>
          <w:sz w:val="22"/>
        </w:rPr>
        <w:t>No public misconduct archive or aggregate integrity-statistics channel was identified. Committee minutes and opinions appear restricted, while annual reporting to the Academic Senate is not publicly located.</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Milan to demonstrate why project ethics, code opinions and misconduct handling cannot be merged. Validate the publication status of the committee president's annual report and any non-personal opinions.</w:t>
      </w:r>
    </w:p>
    <w:p>
      <w:pPr>
        <w:pStyle w:val="Heading2"/>
      </w:pPr>
      <w:r>
        <w:t>Netherlands: Institution-first complaint handling under the national code, with LOWI as a second-line advisory route</w:t>
      </w:r>
    </w:p>
    <w:p>
      <w:pPr>
        <w:pStyle w:val="Heading3"/>
      </w:pPr>
      <w:r>
        <w:t>University of Amsterdam</w:t>
      </w:r>
    </w:p>
    <w:p>
      <w:pPr>
        <w:pStyle w:val="ProfileMeta"/>
      </w:pPr>
      <w:r>
        <w:rPr>
          <w:rFonts w:ascii="Calibri" w:hAnsi="Calibri" w:eastAsia="Calibri"/>
          <w:b/>
          <w:color w:val="5B6570"/>
          <w:sz w:val="19"/>
        </w:rPr>
        <w:t>Netherlands | Institution-owned local output | Profile 12 of 24</w:t>
      </w:r>
    </w:p>
    <w:p>
      <w:pPr>
        <w:keepNext/>
      </w:pPr>
      <w:r>
        <w:rPr>
          <w:rFonts w:ascii="Calibri" w:hAnsi="Calibri" w:eastAsia="Calibri"/>
          <w:b/>
          <w:color w:val="203748"/>
          <w:sz w:val="22"/>
        </w:rPr>
        <w:t xml:space="preserve">Visible route. </w:t>
      </w:r>
      <w:r>
        <w:rPr>
          <w:rFonts w:ascii="Calibri" w:hAnsi="Calibri" w:eastAsia="Calibri"/>
          <w:color w:val="222222"/>
          <w:sz w:val="22"/>
        </w:rPr>
        <w:t>Academic Integrity Committee (CWI) and the institutional complaints-regulation route.</w:t>
      </w:r>
    </w:p>
    <w:p>
      <w:pPr>
        <w:keepNext/>
      </w:pPr>
      <w:r>
        <w:rPr>
          <w:rFonts w:ascii="Calibri" w:hAnsi="Calibri" w:eastAsia="Calibri"/>
          <w:b/>
          <w:color w:val="203748"/>
          <w:sz w:val="22"/>
        </w:rPr>
        <w:t xml:space="preserve">Public-output signal. </w:t>
      </w:r>
      <w:r>
        <w:rPr>
          <w:rFonts w:ascii="Calibri" w:hAnsi="Calibri" w:eastAsia="Calibri"/>
          <w:color w:val="222222"/>
          <w:sz w:val="22"/>
        </w:rPr>
        <w:t>The UvA CWI annual report 2024 provides advice summaries and yearly complaint and advice counts.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UvA to compare annual-report fields with Leiden and Utrecht. Extract the 2024 fields and test for earlier or later reports.</w:t>
      </w:r>
    </w:p>
    <w:p>
      <w:pPr>
        <w:pStyle w:val="Heading3"/>
      </w:pPr>
      <w:r>
        <w:t>Leiden University</w:t>
      </w:r>
    </w:p>
    <w:p>
      <w:pPr>
        <w:pStyle w:val="ProfileMeta"/>
      </w:pPr>
      <w:r>
        <w:rPr>
          <w:rFonts w:ascii="Calibri" w:hAnsi="Calibri" w:eastAsia="Calibri"/>
          <w:b/>
          <w:color w:val="5B6570"/>
          <w:sz w:val="19"/>
        </w:rPr>
        <w:t>Netherlands | Institution-owned local output | Profile 13 of 24</w:t>
      </w:r>
    </w:p>
    <w:p>
      <w:pPr>
        <w:keepNext/>
      </w:pPr>
      <w:r>
        <w:rPr>
          <w:rFonts w:ascii="Calibri" w:hAnsi="Calibri" w:eastAsia="Calibri"/>
          <w:b/>
          <w:color w:val="203748"/>
          <w:sz w:val="22"/>
        </w:rPr>
        <w:t xml:space="preserve">Visible route. </w:t>
      </w:r>
      <w:r>
        <w:rPr>
          <w:rFonts w:ascii="Calibri" w:hAnsi="Calibri" w:eastAsia="Calibri"/>
          <w:color w:val="222222"/>
          <w:sz w:val="22"/>
        </w:rPr>
        <w:t>Academic Integrity Committee with separate Leiden University and LUMC chambers.</w:t>
      </w:r>
    </w:p>
    <w:p>
      <w:pPr>
        <w:keepNext/>
      </w:pPr>
      <w:r>
        <w:rPr>
          <w:rFonts w:ascii="Calibri" w:hAnsi="Calibri" w:eastAsia="Calibri"/>
          <w:b/>
          <w:color w:val="203748"/>
          <w:sz w:val="22"/>
        </w:rPr>
        <w:t xml:space="preserve">Public-output signal. </w:t>
      </w:r>
      <w:r>
        <w:rPr>
          <w:rFonts w:ascii="Calibri" w:hAnsi="Calibri" w:eastAsia="Calibri"/>
          <w:color w:val="222222"/>
          <w:sz w:val="22"/>
        </w:rPr>
        <w:t>Leiden publishes multi-year CWI annual reports and an overview of advice and final Executive Board judgments, including anonymized case rows.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Leiden as a high-value example of local annual reporting plus public judgments. Index by chamber, complaint type, LOWI interaction and final outcome.</w:t>
      </w:r>
    </w:p>
    <w:p>
      <w:pPr>
        <w:pStyle w:val="Heading3"/>
      </w:pPr>
      <w:r>
        <w:t>Utrecht University</w:t>
      </w:r>
    </w:p>
    <w:p>
      <w:pPr>
        <w:pStyle w:val="ProfileMeta"/>
      </w:pPr>
      <w:r>
        <w:rPr>
          <w:rFonts w:ascii="Calibri" w:hAnsi="Calibri" w:eastAsia="Calibri"/>
          <w:b/>
          <w:color w:val="5B6570"/>
          <w:sz w:val="19"/>
        </w:rPr>
        <w:t>Netherlands | Institution-owned local output | Profile 14 of 24</w:t>
      </w:r>
    </w:p>
    <w:p>
      <w:pPr>
        <w:keepNext/>
      </w:pPr>
      <w:r>
        <w:rPr>
          <w:rFonts w:ascii="Calibri" w:hAnsi="Calibri" w:eastAsia="Calibri"/>
          <w:b/>
          <w:color w:val="203748"/>
          <w:sz w:val="22"/>
        </w:rPr>
        <w:t xml:space="preserve">Visible route. </w:t>
      </w:r>
      <w:r>
        <w:rPr>
          <w:rFonts w:ascii="Calibri" w:hAnsi="Calibri" w:eastAsia="Calibri"/>
          <w:color w:val="222222"/>
          <w:sz w:val="22"/>
        </w:rPr>
        <w:t>Scientific Integrity Committee (CWI), followed where relevant by LOWI and a final Executive Board judgment.</w:t>
      </w:r>
    </w:p>
    <w:p>
      <w:pPr>
        <w:keepNext/>
      </w:pPr>
      <w:r>
        <w:rPr>
          <w:rFonts w:ascii="Calibri" w:hAnsi="Calibri" w:eastAsia="Calibri"/>
          <w:b/>
          <w:color w:val="203748"/>
          <w:sz w:val="22"/>
        </w:rPr>
        <w:t xml:space="preserve">Public-output signal. </w:t>
      </w:r>
      <w:r>
        <w:rPr>
          <w:rFonts w:ascii="Calibri" w:hAnsi="Calibri" w:eastAsia="Calibri"/>
          <w:color w:val="222222"/>
          <w:sz w:val="22"/>
        </w:rPr>
        <w:t>Utrecht's 2024 annual report records case activity, while Universities of the Netherlands publishes anonymized Utrecht case PDFs.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Utrecht to connect institutional annual reporting with sector-hosted case publication. Index allegation type, CWI advice, LOWI step and board judgment.</w:t>
      </w:r>
    </w:p>
    <w:p>
      <w:pPr>
        <w:pStyle w:val="Heading2"/>
      </w:pPr>
      <w:r>
        <w:t>Spain: Distributed system with institutional codes and regional integrity routes</w:t>
      </w:r>
    </w:p>
    <w:p>
      <w:pPr>
        <w:pStyle w:val="Heading3"/>
      </w:pPr>
      <w:r>
        <w:t>Universitat de Barcelona</w:t>
      </w:r>
    </w:p>
    <w:p>
      <w:pPr>
        <w:pStyle w:val="ProfileMeta"/>
      </w:pPr>
      <w:r>
        <w:rPr>
          <w:rFonts w:ascii="Calibri" w:hAnsi="Calibri" w:eastAsia="Calibri"/>
          <w:b/>
          <w:color w:val="5B6570"/>
          <w:sz w:val="19"/>
        </w:rPr>
        <w:t>Spain | National, regional or sector output | Profile 15 of 24</w:t>
      </w:r>
    </w:p>
    <w:p>
      <w:pPr>
        <w:keepNext/>
      </w:pPr>
      <w:r>
        <w:rPr>
          <w:rFonts w:ascii="Calibri" w:hAnsi="Calibri" w:eastAsia="Calibri"/>
          <w:b/>
          <w:color w:val="203748"/>
          <w:sz w:val="22"/>
        </w:rPr>
        <w:t xml:space="preserve">Visible route. </w:t>
      </w:r>
      <w:r>
        <w:rPr>
          <w:rFonts w:ascii="Calibri" w:hAnsi="Calibri" w:eastAsia="Calibri"/>
          <w:color w:val="222222"/>
          <w:sz w:val="22"/>
        </w:rPr>
        <w:t>UB research-integrity code and integrity portal, with CIR-CAT as the regional integrity route for the institution-linked recommendation; UB ethics committees remain boundary infrastructure.</w:t>
      </w:r>
    </w:p>
    <w:p>
      <w:pPr>
        <w:keepNext/>
      </w:pPr>
      <w:r>
        <w:rPr>
          <w:rFonts w:ascii="Calibri" w:hAnsi="Calibri" w:eastAsia="Calibri"/>
          <w:b/>
          <w:color w:val="203748"/>
          <w:sz w:val="22"/>
        </w:rPr>
        <w:t xml:space="preserve">Public-output signal. </w:t>
      </w:r>
      <w:r>
        <w:rPr>
          <w:rFonts w:ascii="Calibri" w:hAnsi="Calibri" w:eastAsia="Calibri"/>
          <w:color w:val="222222"/>
          <w:sz w:val="22"/>
        </w:rPr>
        <w:t>No UB-owned annual integrity report or general case archive was located. CIR-CAT Recommendation 1/2025 is a public regional recommendation directly linked to UB doctoral-affiliation guidance.</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Barcelona to show how institution-linked regional output differs from institution-owned reporting. Index the recommendation and validate the UB/CIR-CAT division.</w:t>
      </w:r>
    </w:p>
    <w:p>
      <w:pPr>
        <w:pStyle w:val="Heading2"/>
      </w:pPr>
      <w:r>
        <w:t>Sweden: Statutory national handling of research misconduct with local handling of other deviations</w:t>
      </w:r>
    </w:p>
    <w:p>
      <w:pPr>
        <w:pStyle w:val="Heading3"/>
      </w:pPr>
      <w:r>
        <w:t>Lund University</w:t>
      </w:r>
    </w:p>
    <w:p>
      <w:pPr>
        <w:pStyle w:val="ProfileMeta"/>
      </w:pPr>
      <w:r>
        <w:rPr>
          <w:rFonts w:ascii="Calibri" w:hAnsi="Calibri" w:eastAsia="Calibri"/>
          <w:b/>
          <w:color w:val="5B6570"/>
          <w:sz w:val="19"/>
        </w:rPr>
        <w:t>Sweden | Institution-owned local output | Profile 16 of 24</w:t>
      </w:r>
    </w:p>
    <w:p>
      <w:pPr>
        <w:keepNext/>
      </w:pPr>
      <w:r>
        <w:rPr>
          <w:rFonts w:ascii="Calibri" w:hAnsi="Calibri" w:eastAsia="Calibri"/>
          <w:b/>
          <w:color w:val="203748"/>
          <w:sz w:val="22"/>
        </w:rPr>
        <w:t xml:space="preserve">Visible route. </w:t>
      </w:r>
      <w:r>
        <w:rPr>
          <w:rFonts w:ascii="Calibri" w:hAnsi="Calibri" w:eastAsia="Calibri"/>
          <w:color w:val="222222"/>
          <w:sz w:val="22"/>
        </w:rPr>
        <w:t>Deviations from Good Research Practice Review Board, Vice-Chancellor route and faculty research representatives, alongside the national Npof route.</w:t>
      </w:r>
    </w:p>
    <w:p>
      <w:pPr>
        <w:keepNext/>
      </w:pPr>
      <w:r>
        <w:rPr>
          <w:rFonts w:ascii="Calibri" w:hAnsi="Calibri" w:eastAsia="Calibri"/>
          <w:b/>
          <w:color w:val="203748"/>
          <w:sz w:val="22"/>
        </w:rPr>
        <w:t xml:space="preserve">Public-output signal. </w:t>
      </w:r>
      <w:r>
        <w:rPr>
          <w:rFonts w:ascii="Calibri" w:hAnsi="Calibri" w:eastAsia="Calibri"/>
          <w:color w:val="222222"/>
          <w:sz w:val="22"/>
        </w:rPr>
        <w:t>Lund publishes an Annual Report 2025 for the local review board. This is local aggregate reporting, not a searchable decision archive.</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Lund to explain the Npof/local split and how local annual reporting can make that allocation visible. Index received matters, route, outcome and national/local division.</w:t>
      </w:r>
    </w:p>
    <w:p>
      <w:pPr>
        <w:pStyle w:val="Heading2"/>
      </w:pPr>
      <w:r>
        <w:t>Switzerland: Fragmented cantonal, institutional and funder-linked system</w:t>
      </w:r>
    </w:p>
    <w:p>
      <w:pPr>
        <w:pStyle w:val="Heading3"/>
      </w:pPr>
      <w:r>
        <w:t>University of Geneva</w:t>
      </w:r>
    </w:p>
    <w:p>
      <w:pPr>
        <w:pStyle w:val="ProfileMeta"/>
      </w:pPr>
      <w:r>
        <w:rPr>
          <w:rFonts w:ascii="Calibri" w:hAnsi="Calibri" w:eastAsia="Calibri"/>
          <w:b/>
          <w:color w:val="5B6570"/>
          <w:sz w:val="19"/>
        </w:rPr>
        <w:t>Switzerland | Procedure-visible, output-light | Profile 17 of 24</w:t>
      </w:r>
    </w:p>
    <w:p>
      <w:pPr>
        <w:keepNext/>
      </w:pPr>
      <w:r>
        <w:rPr>
          <w:rFonts w:ascii="Calibri" w:hAnsi="Calibri" w:eastAsia="Calibri"/>
          <w:b/>
          <w:color w:val="203748"/>
          <w:sz w:val="22"/>
        </w:rPr>
        <w:t xml:space="preserve">Visible route. </w:t>
      </w:r>
      <w:r>
        <w:rPr>
          <w:rFonts w:ascii="Calibri" w:hAnsi="Calibri" w:eastAsia="Calibri"/>
          <w:color w:val="222222"/>
          <w:sz w:val="22"/>
        </w:rPr>
        <w:t>Faculty integrity delegates, possible ad hoc fact-finding commission and Rectorate decision route, with ethics committees kept separate.</w:t>
      </w:r>
    </w:p>
    <w:p>
      <w:pPr>
        <w:keepNext/>
      </w:pPr>
      <w:r>
        <w:rPr>
          <w:rFonts w:ascii="Calibri" w:hAnsi="Calibri" w:eastAsia="Calibri"/>
          <w:b/>
          <w:color w:val="203748"/>
          <w:sz w:val="22"/>
        </w:rPr>
        <w:t xml:space="preserve">Public-output signal. </w:t>
      </w:r>
      <w:r>
        <w:rPr>
          <w:rFonts w:ascii="Calibri" w:hAnsi="Calibri" w:eastAsia="Calibri"/>
          <w:color w:val="222222"/>
          <w:sz w:val="22"/>
        </w:rPr>
        <w:t>No annual integrity statistics, ombudsperson report or anonymized decision archive was located. Publication authority is discretionary rather than a standing channel.</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Geneva to analyze confidentiality and discretionary publication. Validate whether any non-personal Rectorate summaries exist.</w:t>
      </w:r>
    </w:p>
    <w:p>
      <w:pPr>
        <w:pStyle w:val="Heading3"/>
      </w:pPr>
      <w:r>
        <w:t>ETH Zurich</w:t>
      </w:r>
    </w:p>
    <w:p>
      <w:pPr>
        <w:pStyle w:val="ProfileMeta"/>
      </w:pPr>
      <w:r>
        <w:rPr>
          <w:rFonts w:ascii="Calibri" w:hAnsi="Calibri" w:eastAsia="Calibri"/>
          <w:b/>
          <w:color w:val="5B6570"/>
          <w:sz w:val="19"/>
        </w:rPr>
        <w:t>Switzerland | Institution-owned local output | Profile 18 of 24</w:t>
      </w:r>
    </w:p>
    <w:p>
      <w:pPr>
        <w:keepNext/>
      </w:pPr>
      <w:r>
        <w:rPr>
          <w:rFonts w:ascii="Calibri" w:hAnsi="Calibri" w:eastAsia="Calibri"/>
          <w:b/>
          <w:color w:val="203748"/>
          <w:sz w:val="22"/>
        </w:rPr>
        <w:t xml:space="preserve">Visible route. </w:t>
      </w:r>
      <w:r>
        <w:rPr>
          <w:rFonts w:ascii="Calibri" w:hAnsi="Calibri" w:eastAsia="Calibri"/>
          <w:color w:val="222222"/>
          <w:sz w:val="22"/>
        </w:rPr>
        <w:t>Scientific Integrity Office, Integrity Commission, Good Scientific Practice Commission and departmental research-integrity advisers.</w:t>
      </w:r>
    </w:p>
    <w:p>
      <w:pPr>
        <w:keepNext/>
      </w:pPr>
      <w:r>
        <w:rPr>
          <w:rFonts w:ascii="Calibri" w:hAnsi="Calibri" w:eastAsia="Calibri"/>
          <w:b/>
          <w:color w:val="203748"/>
          <w:sz w:val="22"/>
        </w:rPr>
        <w:t xml:space="preserve">Public-output signal. </w:t>
      </w:r>
      <w:r>
        <w:rPr>
          <w:rFonts w:ascii="Calibri" w:hAnsi="Calibri" w:eastAsia="Calibri"/>
          <w:color w:val="222222"/>
          <w:sz w:val="22"/>
        </w:rPr>
        <w:t>Official ETH endpoints list anonymized investigation reports and procedure statistics.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ETH as the clearest Swiss institution-owned output corridor, while avoiding generalization to other Swiss universities. Index the reports and statistics tables.</w:t>
      </w:r>
    </w:p>
    <w:p>
      <w:pPr>
        <w:pStyle w:val="Heading3"/>
      </w:pPr>
      <w:r>
        <w:t>University of Zurich</w:t>
      </w:r>
    </w:p>
    <w:p>
      <w:pPr>
        <w:pStyle w:val="ProfileMeta"/>
      </w:pPr>
      <w:r>
        <w:rPr>
          <w:rFonts w:ascii="Calibri" w:hAnsi="Calibri" w:eastAsia="Calibri"/>
          <w:b/>
          <w:color w:val="5B6570"/>
          <w:sz w:val="19"/>
        </w:rPr>
        <w:t>Switzerland | Procedure-visible, output-light | Profile 19 of 24</w:t>
      </w:r>
    </w:p>
    <w:p>
      <w:pPr>
        <w:keepNext/>
      </w:pPr>
      <w:r>
        <w:rPr>
          <w:rFonts w:ascii="Calibri" w:hAnsi="Calibri" w:eastAsia="Calibri"/>
          <w:b/>
          <w:color w:val="203748"/>
          <w:sz w:val="22"/>
        </w:rPr>
        <w:t xml:space="preserve">Visible route. </w:t>
      </w:r>
      <w:r>
        <w:rPr>
          <w:rFonts w:ascii="Calibri" w:hAnsi="Calibri" w:eastAsia="Calibri"/>
          <w:color w:val="222222"/>
          <w:sz w:val="22"/>
        </w:rPr>
        <w:t>Three procedural instances: ombudspersons, Research Integrity Delegate and Executive Board; the Coordination Office supports inquiries and investigations but is not a fourth decision body.</w:t>
      </w:r>
    </w:p>
    <w:p>
      <w:pPr>
        <w:keepNext/>
      </w:pPr>
      <w:r>
        <w:rPr>
          <w:rFonts w:ascii="Calibri" w:hAnsi="Calibri" w:eastAsia="Calibri"/>
          <w:b/>
          <w:color w:val="203748"/>
          <w:sz w:val="22"/>
        </w:rPr>
        <w:t xml:space="preserve">Public-output signal. </w:t>
      </w:r>
      <w:r>
        <w:rPr>
          <w:rFonts w:ascii="Calibri" w:hAnsi="Calibri" w:eastAsia="Calibri"/>
          <w:color w:val="222222"/>
          <w:sz w:val="22"/>
        </w:rPr>
        <w:t>Member validation confirms no current public aggregate statistics, annual integrity report, anonymized decision archive or case-reporting channel. Official news and annual reports are contextual only.</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UZH as a member-validated negative-output case and as a version-control example. Recheck the substantially revised ordinance, bodies and URLs when the new framework is expected in early 2027.</w:t>
      </w:r>
    </w:p>
    <w:p>
      <w:pPr>
        <w:pStyle w:val="Heading2"/>
      </w:pPr>
      <w:r>
        <w:t>United Kingdom: Employer-led Concordat model with annual statements as a recurring public-reporting corridor</w:t>
      </w:r>
    </w:p>
    <w:p>
      <w:pPr>
        <w:pStyle w:val="Heading3"/>
      </w:pPr>
      <w:r>
        <w:t>University of Cambridge</w:t>
      </w:r>
    </w:p>
    <w:p>
      <w:pPr>
        <w:pStyle w:val="ProfileMeta"/>
      </w:pPr>
      <w:r>
        <w:rPr>
          <w:rFonts w:ascii="Calibri" w:hAnsi="Calibri" w:eastAsia="Calibri"/>
          <w:b/>
          <w:color w:val="5B6570"/>
          <w:sz w:val="19"/>
        </w:rPr>
        <w:t>United Kingdom | Institution-owned local output | Profile 20 of 24</w:t>
      </w:r>
    </w:p>
    <w:p>
      <w:pPr>
        <w:keepNext/>
      </w:pPr>
      <w:r>
        <w:rPr>
          <w:rFonts w:ascii="Calibri" w:hAnsi="Calibri" w:eastAsia="Calibri"/>
          <w:b/>
          <w:color w:val="203748"/>
          <w:sz w:val="22"/>
        </w:rPr>
        <w:t xml:space="preserve">Visible route. </w:t>
      </w:r>
      <w:r>
        <w:rPr>
          <w:rFonts w:ascii="Calibri" w:hAnsi="Calibri" w:eastAsia="Calibri"/>
          <w:color w:val="222222"/>
          <w:sz w:val="22"/>
        </w:rPr>
        <w:t>Research-integrity reports hub and institutional research-misconduct procedure.</w:t>
      </w:r>
    </w:p>
    <w:p>
      <w:pPr>
        <w:keepNext/>
      </w:pPr>
      <w:r>
        <w:rPr>
          <w:rFonts w:ascii="Calibri" w:hAnsi="Calibri" w:eastAsia="Calibri"/>
          <w:b/>
          <w:color w:val="203748"/>
          <w:sz w:val="22"/>
        </w:rPr>
        <w:t xml:space="preserve">Public-output signal. </w:t>
      </w:r>
      <w:r>
        <w:rPr>
          <w:rFonts w:ascii="Calibri" w:hAnsi="Calibri" w:eastAsia="Calibri"/>
          <w:color w:val="222222"/>
          <w:sz w:val="22"/>
        </w:rPr>
        <w:t>The report hub provides anonymized information on how allegations were assessed and investigated.</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Cambridge in the cross-UK annual-statement comparison. Index statement year, allegation stage, investigation count and outcome.</w:t>
      </w:r>
    </w:p>
    <w:p>
      <w:pPr>
        <w:pStyle w:val="Heading3"/>
      </w:pPr>
      <w:r>
        <w:t>University of Edinburgh</w:t>
      </w:r>
    </w:p>
    <w:p>
      <w:pPr>
        <w:pStyle w:val="ProfileMeta"/>
      </w:pPr>
      <w:r>
        <w:rPr>
          <w:rFonts w:ascii="Calibri" w:hAnsi="Calibri" w:eastAsia="Calibri"/>
          <w:b/>
          <w:color w:val="5B6570"/>
          <w:sz w:val="19"/>
        </w:rPr>
        <w:t>United Kingdom | Institution-owned local output | Profile 21 of 24</w:t>
      </w:r>
    </w:p>
    <w:p>
      <w:pPr>
        <w:keepNext/>
      </w:pPr>
      <w:r>
        <w:rPr>
          <w:rFonts w:ascii="Calibri" w:hAnsi="Calibri" w:eastAsia="Calibri"/>
          <w:b/>
          <w:color w:val="203748"/>
          <w:sz w:val="22"/>
        </w:rPr>
        <w:t xml:space="preserve">Visible route. </w:t>
      </w:r>
      <w:r>
        <w:rPr>
          <w:rFonts w:ascii="Calibri" w:hAnsi="Calibri" w:eastAsia="Calibri"/>
          <w:color w:val="222222"/>
          <w:sz w:val="22"/>
        </w:rPr>
        <w:t>Vice Principal Research and Innovation route with delegated College named-person routes and a public annual-statement hub.</w:t>
      </w:r>
    </w:p>
    <w:p>
      <w:pPr>
        <w:keepNext/>
      </w:pPr>
      <w:r>
        <w:rPr>
          <w:rFonts w:ascii="Calibri" w:hAnsi="Calibri" w:eastAsia="Calibri"/>
          <w:b/>
          <w:color w:val="203748"/>
          <w:sz w:val="22"/>
        </w:rPr>
        <w:t xml:space="preserve">Public-output signal. </w:t>
      </w:r>
      <w:r>
        <w:rPr>
          <w:rFonts w:ascii="Calibri" w:hAnsi="Calibri" w:eastAsia="Calibri"/>
          <w:color w:val="222222"/>
          <w:sz w:val="22"/>
        </w:rPr>
        <w:t>Annual research-integrity statements are available from 2014-2015 through 2025-2026 and provide high-level formal-investigation information.</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Edinburgh as the longest clearly indexed annual-statement series in the LERU sample. Extract counts, outcomes and lessons-learned depth by year.</w:t>
      </w:r>
    </w:p>
    <w:p>
      <w:pPr>
        <w:pStyle w:val="Heading3"/>
      </w:pPr>
      <w:r>
        <w:t>Imperial College London</w:t>
      </w:r>
    </w:p>
    <w:p>
      <w:pPr>
        <w:pStyle w:val="ProfileMeta"/>
      </w:pPr>
      <w:r>
        <w:rPr>
          <w:rFonts w:ascii="Calibri" w:hAnsi="Calibri" w:eastAsia="Calibri"/>
          <w:b/>
          <w:color w:val="5B6570"/>
          <w:sz w:val="19"/>
        </w:rPr>
        <w:t>United Kingdom | Institution-owned local output | Profile 22 of 24</w:t>
      </w:r>
    </w:p>
    <w:p>
      <w:pPr>
        <w:keepNext/>
      </w:pPr>
      <w:r>
        <w:rPr>
          <w:rFonts w:ascii="Calibri" w:hAnsi="Calibri" w:eastAsia="Calibri"/>
          <w:b/>
          <w:color w:val="203748"/>
          <w:sz w:val="22"/>
        </w:rPr>
        <w:t xml:space="preserve">Visible route. </w:t>
      </w:r>
      <w:r>
        <w:rPr>
          <w:rFonts w:ascii="Calibri" w:hAnsi="Calibri" w:eastAsia="Calibri"/>
          <w:color w:val="222222"/>
          <w:sz w:val="22"/>
        </w:rPr>
        <w:t>Research Misconduct Response Group, Registrar and University Secretary, Vice-Provost and Director of Research Integrity Investigations.</w:t>
      </w:r>
    </w:p>
    <w:p>
      <w:pPr>
        <w:keepNext/>
      </w:pPr>
      <w:r>
        <w:rPr>
          <w:rFonts w:ascii="Calibri" w:hAnsi="Calibri" w:eastAsia="Calibri"/>
          <w:b/>
          <w:color w:val="203748"/>
          <w:sz w:val="22"/>
        </w:rPr>
        <w:t xml:space="preserve">Public-output signal. </w:t>
      </w:r>
      <w:r>
        <w:rPr>
          <w:rFonts w:ascii="Calibri" w:hAnsi="Calibri" w:eastAsia="Calibri"/>
          <w:color w:val="222222"/>
          <w:sz w:val="22"/>
        </w:rPr>
        <w:t>A multi-year annual-statement series is visible. The 2024 statement provides narrative case learning, while the 2025 statement is the latest located report.</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Imperial to compare screening, full-investigation and narrative-learning fields, and to track the procedure changes introduced from 2026.</w:t>
      </w:r>
    </w:p>
    <w:p>
      <w:pPr>
        <w:pStyle w:val="Heading3"/>
      </w:pPr>
      <w:r>
        <w:t>University College London (UCL)</w:t>
      </w:r>
    </w:p>
    <w:p>
      <w:pPr>
        <w:pStyle w:val="ProfileMeta"/>
      </w:pPr>
      <w:r>
        <w:rPr>
          <w:rFonts w:ascii="Calibri" w:hAnsi="Calibri" w:eastAsia="Calibri"/>
          <w:b/>
          <w:color w:val="5B6570"/>
          <w:sz w:val="19"/>
        </w:rPr>
        <w:t>United Kingdom | Institution-owned local output | Profile 23 of 24</w:t>
      </w:r>
    </w:p>
    <w:p>
      <w:pPr>
        <w:keepNext/>
      </w:pPr>
      <w:r>
        <w:rPr>
          <w:rFonts w:ascii="Calibri" w:hAnsi="Calibri" w:eastAsia="Calibri"/>
          <w:b/>
          <w:color w:val="203748"/>
          <w:sz w:val="22"/>
        </w:rPr>
        <w:t xml:space="preserve">Visible route. </w:t>
      </w:r>
      <w:r>
        <w:rPr>
          <w:rFonts w:ascii="Calibri" w:hAnsi="Calibri" w:eastAsia="Calibri"/>
          <w:color w:val="222222"/>
          <w:sz w:val="22"/>
        </w:rPr>
        <w:t>Compliance and Assurance route, Research Misconduct Committee analysis and Research, Innovation and Global Engagement Committee oversight.</w:t>
      </w:r>
    </w:p>
    <w:p>
      <w:pPr>
        <w:keepNext/>
      </w:pPr>
      <w:r>
        <w:rPr>
          <w:rFonts w:ascii="Calibri" w:hAnsi="Calibri" w:eastAsia="Calibri"/>
          <w:b/>
          <w:color w:val="203748"/>
          <w:sz w:val="22"/>
        </w:rPr>
        <w:t xml:space="preserve">Public-output signal. </w:t>
      </w:r>
      <w:r>
        <w:rPr>
          <w:rFonts w:ascii="Calibri" w:hAnsi="Calibri" w:eastAsia="Calibri"/>
          <w:color w:val="222222"/>
          <w:sz w:val="22"/>
        </w:rPr>
        <w:t>UCL maintains an annual-statement archive through 2024-2025. The 2023-2024 statement contains long-run committee analysis and tabular allegation and investigation fields.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UCL as a field-rich UK annual-statement case. Extract the 2023-2024 and 2024-2025 records and validate the current direct procedure source.</w:t>
      </w:r>
    </w:p>
    <w:p>
      <w:pPr>
        <w:pStyle w:val="Heading3"/>
      </w:pPr>
      <w:r>
        <w:t>University of Oxford</w:t>
      </w:r>
    </w:p>
    <w:p>
      <w:pPr>
        <w:pStyle w:val="ProfileMeta"/>
      </w:pPr>
      <w:r>
        <w:rPr>
          <w:rFonts w:ascii="Calibri" w:hAnsi="Calibri" w:eastAsia="Calibri"/>
          <w:b/>
          <w:color w:val="5B6570"/>
          <w:sz w:val="19"/>
        </w:rPr>
        <w:t>United Kingdom | Institution-owned local output | Profile 24 of 24</w:t>
      </w:r>
    </w:p>
    <w:p>
      <w:pPr>
        <w:keepNext/>
      </w:pPr>
      <w:r>
        <w:rPr>
          <w:rFonts w:ascii="Calibri" w:hAnsi="Calibri" w:eastAsia="Calibri"/>
          <w:b/>
          <w:color w:val="203748"/>
          <w:sz w:val="22"/>
        </w:rPr>
        <w:t xml:space="preserve">Visible route. </w:t>
      </w:r>
      <w:r>
        <w:rPr>
          <w:rFonts w:ascii="Calibri" w:hAnsi="Calibri" w:eastAsia="Calibri"/>
          <w:color w:val="222222"/>
          <w:sz w:val="22"/>
        </w:rPr>
        <w:t>Research Integrity Statement route, with a Registrar and Proctors' Office distinction for staff and student research matters.</w:t>
      </w:r>
    </w:p>
    <w:p>
      <w:pPr>
        <w:keepNext/>
      </w:pPr>
      <w:r>
        <w:rPr>
          <w:rFonts w:ascii="Calibri" w:hAnsi="Calibri" w:eastAsia="Calibri"/>
          <w:b/>
          <w:color w:val="203748"/>
          <w:sz w:val="22"/>
        </w:rPr>
        <w:t xml:space="preserve">Public-output signal. </w:t>
      </w:r>
      <w:r>
        <w:rPr>
          <w:rFonts w:ascii="Calibri" w:hAnsi="Calibri" w:eastAsia="Calibri"/>
          <w:color w:val="222222"/>
          <w:sz w:val="22"/>
        </w:rPr>
        <w:t>The 2024 statement contains anonymized numbered allegations and outcomes, plus separately described student research-work cases.</w:t>
      </w:r>
    </w:p>
    <w:p>
      <w:pPr>
        <w:keepNext w:val="0"/>
      </w:pPr>
      <w:r>
        <w:rPr>
          <w:rFonts w:ascii="Calibri" w:hAnsi="Calibri" w:eastAsia="Calibri"/>
          <w:b/>
          <w:color w:val="203748"/>
          <w:sz w:val="22"/>
        </w:rPr>
        <w:t xml:space="preserve">Role in the report and validation task. </w:t>
      </w:r>
      <w:r>
        <w:rPr>
          <w:rFonts w:ascii="Calibri" w:hAnsi="Calibri" w:eastAsia="Calibri"/>
          <w:color w:val="222222"/>
          <w:sz w:val="22"/>
        </w:rPr>
        <w:t>Use Oxford to show both detailed annual-statement reporting and the need to separate student research cases from staff misconduct routes. Index by category, outcome and anonymization depth.</w:t>
      </w:r>
    </w:p>
    <w:p>
      <w:pPr>
        <w:pStyle w:val="Heading1"/>
        <w:pageBreakBefore/>
      </w:pPr>
      <w:r>
        <w:t>Cross-case lessons</w:t>
      </w:r>
    </w:p>
    <w:p>
      <w:pPr>
        <w:pStyle w:val="Heading2"/>
      </w:pPr>
      <w:r>
        <w:t>Route design</w:t>
      </w:r>
    </w:p>
    <w:p>
      <w:pPr>
        <w:keepNext w:val="0"/>
      </w:pPr>
      <w:r>
        <w:rPr>
          <w:rFonts w:ascii="Calibri" w:hAnsi="Calibri" w:eastAsia="Calibri"/>
          <w:color w:val="222222"/>
          <w:sz w:val="22"/>
        </w:rPr>
        <w:t>The LERU profiles demonstrate that a local route can take several forms: a standing commission, an ombudsperson sequence, a scientific-integrity referent, a reporting desk, an adviser network, an executive decision route or a hybrid. The report should compare the functional sequence - intake, assessment, investigation, advice, decision and review - rather than assuming that identical labels imply identical powers.</w:t>
      </w:r>
    </w:p>
    <w:p>
      <w:pPr>
        <w:pStyle w:val="Heading2"/>
      </w:pPr>
      <w:r>
        <w:t>Publication ownership</w:t>
      </w:r>
    </w:p>
    <w:p>
      <w:pPr>
        <w:keepNext w:val="0"/>
      </w:pPr>
      <w:r>
        <w:rPr>
          <w:rFonts w:ascii="Calibri" w:hAnsi="Calibri" w:eastAsia="Calibri"/>
          <w:color w:val="222222"/>
          <w:sz w:val="22"/>
        </w:rPr>
        <w:t>A core analytical variable is who publishes. Institution-owned annual statements provide a different accountability signal from national statement summaries, sector-hosted judgments, regional recommendations or funder notices. The final report should label ownership and scope for every output example before comparing content depth.</w:t>
      </w:r>
    </w:p>
    <w:p>
      <w:pPr>
        <w:pStyle w:val="Heading2"/>
      </w:pPr>
      <w:r>
        <w:t>Confidentiality and learning</w:t>
      </w:r>
    </w:p>
    <w:p>
      <w:pPr>
        <w:keepNext w:val="0"/>
      </w:pPr>
      <w:r>
        <w:rPr>
          <w:rFonts w:ascii="Calibri" w:hAnsi="Calibri" w:eastAsia="Calibri"/>
          <w:color w:val="222222"/>
          <w:sz w:val="22"/>
        </w:rPr>
        <w:t>Confidential handling and public learning are not necessarily opposites. Aggregate counts, anonymized case themes, procedural timelines and lessons-learned notes can provide public accountability without disclosing identifiable case details. The report should examine which institutions already use these middle forms and which safeguards make them credible.</w:t>
      </w:r>
    </w:p>
    <w:p>
      <w:pPr>
        <w:pStyle w:val="Heading2"/>
      </w:pPr>
      <w:r>
        <w:t>Boundary discipline</w:t>
      </w:r>
    </w:p>
    <w:p>
      <w:pPr>
        <w:keepNext w:val="0"/>
      </w:pPr>
      <w:r>
        <w:rPr>
          <w:rFonts w:ascii="Calibri" w:hAnsi="Calibri" w:eastAsia="Calibri"/>
          <w:color w:val="222222"/>
          <w:sz w:val="22"/>
        </w:rPr>
        <w:t>Institutional sites often make ethics committees, clinical governance, animal research, data protection, open science, IP and quality assurance more visible than misconduct handling. These routes are important for the wider integrity environment, but counting them as misconduct transparency would distort comparison. Boundary discipline is therefore a substantive finding, not merely a coding precaution.</w:t>
      </w:r>
    </w:p>
    <w:p>
      <w:pPr>
        <w:pStyle w:val="Heading1"/>
      </w:pPr>
      <w:r>
        <w:t>Implications and recommendations for LERU and INTE</w:t>
      </w:r>
    </w:p>
    <w:p>
      <w:pPr>
        <w:numPr>
          <w:ilvl w:val="0"/>
          <w:numId w:val="11"/>
        </w:numPr>
        <w:jc w:val="left"/>
      </w:pPr>
      <w:r>
        <w:rPr>
          <w:rFonts w:ascii="Calibri" w:hAnsi="Calibri" w:eastAsia="Calibri"/>
          <w:b/>
          <w:color w:val="203748"/>
          <w:sz w:val="22"/>
        </w:rPr>
        <w:t xml:space="preserve">Adopt a shared route vocabulary. </w:t>
      </w:r>
      <w:r>
        <w:rPr>
          <w:rFonts w:ascii="Calibri" w:hAnsi="Calibri" w:eastAsia="Calibri"/>
          <w:color w:val="222222"/>
          <w:sz w:val="22"/>
        </w:rPr>
        <w:t>Describe intake, informal advice, preliminary assessment, formal investigation, decision, review and publication as distinct functions, even when institutions use different local titles.</w:t>
      </w:r>
    </w:p>
    <w:p>
      <w:pPr>
        <w:numPr>
          <w:ilvl w:val="0"/>
          <w:numId w:val="11"/>
        </w:numPr>
        <w:jc w:val="left"/>
      </w:pPr>
      <w:r>
        <w:rPr>
          <w:rFonts w:ascii="Calibri" w:hAnsi="Calibri" w:eastAsia="Calibri"/>
          <w:b/>
          <w:color w:val="203748"/>
          <w:sz w:val="22"/>
        </w:rPr>
        <w:t xml:space="preserve">Define a minimal public accountability dataset. </w:t>
      </w:r>
      <w:r>
        <w:rPr>
          <w:rFonts w:ascii="Calibri" w:hAnsi="Calibri" w:eastAsia="Calibri"/>
          <w:color w:val="222222"/>
          <w:sz w:val="22"/>
        </w:rPr>
        <w:t>Consider annual publication of non-personal counts, handling stages, broad matter categories, outcome groupings, median or banded duration, review status and lessons learned.</w:t>
      </w:r>
    </w:p>
    <w:p>
      <w:pPr>
        <w:numPr>
          <w:ilvl w:val="0"/>
          <w:numId w:val="11"/>
        </w:numPr>
        <w:jc w:val="left"/>
      </w:pPr>
      <w:r>
        <w:rPr>
          <w:rFonts w:ascii="Calibri" w:hAnsi="Calibri" w:eastAsia="Calibri"/>
          <w:b/>
          <w:color w:val="203748"/>
          <w:sz w:val="22"/>
        </w:rPr>
        <w:t xml:space="preserve">Maintain a verified route register. </w:t>
      </w:r>
      <w:r>
        <w:rPr>
          <w:rFonts w:ascii="Calibri" w:hAnsi="Calibri" w:eastAsia="Calibri"/>
          <w:color w:val="222222"/>
          <w:sz w:val="22"/>
        </w:rPr>
        <w:t>Ask each member to confirm the current public entry page, office or committee name, governing procedure, report location and next planned revision date.</w:t>
      </w:r>
    </w:p>
    <w:p>
      <w:pPr>
        <w:numPr>
          <w:ilvl w:val="0"/>
          <w:numId w:val="11"/>
        </w:numPr>
        <w:jc w:val="left"/>
      </w:pPr>
      <w:r>
        <w:rPr>
          <w:rFonts w:ascii="Calibri" w:hAnsi="Calibri" w:eastAsia="Calibri"/>
          <w:b/>
          <w:color w:val="203748"/>
          <w:sz w:val="22"/>
        </w:rPr>
        <w:t xml:space="preserve">Separate national and institutional outputs. </w:t>
      </w:r>
      <w:r>
        <w:rPr>
          <w:rFonts w:ascii="Calibri" w:hAnsi="Calibri" w:eastAsia="Calibri"/>
          <w:color w:val="222222"/>
          <w:sz w:val="22"/>
        </w:rPr>
        <w:t>Record when a national, regional or sector body supplies the public record and avoid presenting it as institution-owned reporting.</w:t>
      </w:r>
    </w:p>
    <w:p>
      <w:pPr>
        <w:numPr>
          <w:ilvl w:val="0"/>
          <w:numId w:val="11"/>
        </w:numPr>
        <w:jc w:val="left"/>
      </w:pPr>
      <w:r>
        <w:rPr>
          <w:rFonts w:ascii="Calibri" w:hAnsi="Calibri" w:eastAsia="Calibri"/>
          <w:b/>
          <w:color w:val="203748"/>
          <w:sz w:val="22"/>
        </w:rPr>
        <w:t xml:space="preserve">Keep boundary regimes explicit. </w:t>
      </w:r>
      <w:r>
        <w:rPr>
          <w:rFonts w:ascii="Calibri" w:hAnsi="Calibri" w:eastAsia="Calibri"/>
          <w:color w:val="222222"/>
          <w:sz w:val="22"/>
        </w:rPr>
        <w:t>Show ethics, clinical, animal, data, IP, security and quality-assurance routes as adjacent governance unless a source directly integrates them into misconduct handling.</w:t>
      </w:r>
    </w:p>
    <w:p>
      <w:pPr>
        <w:numPr>
          <w:ilvl w:val="0"/>
          <w:numId w:val="11"/>
        </w:numPr>
        <w:jc w:val="left"/>
      </w:pPr>
      <w:r>
        <w:rPr>
          <w:rFonts w:ascii="Calibri" w:hAnsi="Calibri" w:eastAsia="Calibri"/>
          <w:b/>
          <w:color w:val="203748"/>
          <w:sz w:val="22"/>
        </w:rPr>
        <w:t xml:space="preserve">Use member validation as version control. </w:t>
      </w:r>
      <w:r>
        <w:rPr>
          <w:rFonts w:ascii="Calibri" w:hAnsi="Calibri" w:eastAsia="Calibri"/>
          <w:color w:val="222222"/>
          <w:sz w:val="22"/>
        </w:rPr>
        <w:t>Create a light recurring review cycle for corrections, link changes, newly public reports and major procedural reforms.</w:t>
      </w:r>
    </w:p>
    <w:p>
      <w:pPr>
        <w:spacing w:before="160" w:after="200"/>
        <w:ind w:left="115" w:right="115"/>
        <w:jc w:val="left"/>
        <w:shd w:val="clear" w:fill="E8EEF5"/>
        <w:pBdr>
          <w:left w:val="single" w:sz="18" w:space="8" w:color="2E74B5"/>
        </w:pBdr>
      </w:pPr>
      <w:r>
        <w:rPr>
          <w:rFonts w:ascii="Calibri" w:hAnsi="Calibri" w:eastAsia="Calibri"/>
          <w:b/>
          <w:color w:val="203748"/>
          <w:sz w:val="21"/>
        </w:rPr>
        <w:t xml:space="preserve">Proposed Figure 2. </w:t>
      </w:r>
      <w:r>
        <w:rPr>
          <w:rFonts w:ascii="Calibri" w:hAnsi="Calibri" w:eastAsia="Calibri"/>
          <w:color w:val="222222"/>
          <w:sz w:val="21"/>
        </w:rPr>
        <w:t>A LERU public-output map that shows the five visibility models without ranking institutions. Each profile should retain its country-system context and publication owner.</w:t>
      </w:r>
    </w:p>
    <w:p>
      <w:pPr>
        <w:pStyle w:val="Heading1"/>
      </w:pPr>
      <w:r>
        <w:t>Discussion and limitations</w:t>
      </w:r>
    </w:p>
    <w:p>
      <w:pPr>
        <w:pStyle w:val="Heading2"/>
      </w:pPr>
      <w:r>
        <w:t>What the project can show</w:t>
      </w:r>
    </w:p>
    <w:p>
      <w:pPr>
        <w:keepNext w:val="0"/>
      </w:pPr>
      <w:r>
        <w:rPr>
          <w:rFonts w:ascii="Calibri" w:hAnsi="Calibri" w:eastAsia="Calibri"/>
          <w:color w:val="222222"/>
          <w:sz w:val="22"/>
        </w:rPr>
        <w:t>The map can show publicly documented allocation of responsibility, route design, code and procedure baselines, public-output formats and evidence gaps. It can support structured comparison and targeted validation. It can also reveal where apparently similar systems differ in decision authority or publication ownership.</w:t>
      </w:r>
    </w:p>
    <w:p>
      <w:pPr>
        <w:pStyle w:val="Heading2"/>
      </w:pPr>
      <w:r>
        <w:t>What the project cannot show</w:t>
      </w:r>
    </w:p>
    <w:p>
      <w:pPr>
        <w:numPr>
          <w:ilvl w:val="0"/>
          <w:numId w:val="10"/>
        </w:numPr>
        <w:jc w:val="left"/>
      </w:pPr>
      <w:r>
        <w:rPr>
          <w:rFonts w:ascii="Calibri" w:hAnsi="Calibri" w:eastAsia="Calibri"/>
          <w:color w:val="222222"/>
          <w:sz w:val="22"/>
        </w:rPr>
        <w:t>The prevalence of misconduct, because public output and case incidence are not equivalent.</w:t>
      </w:r>
    </w:p>
    <w:p>
      <w:pPr>
        <w:numPr>
          <w:ilvl w:val="0"/>
          <w:numId w:val="10"/>
        </w:numPr>
        <w:jc w:val="left"/>
      </w:pPr>
      <w:r>
        <w:rPr>
          <w:rFonts w:ascii="Calibri" w:hAnsi="Calibri" w:eastAsia="Calibri"/>
          <w:color w:val="222222"/>
          <w:sz w:val="22"/>
        </w:rPr>
        <w:t>The effectiveness or fairness of a procedure without case-level process and outcome evidence.</w:t>
      </w:r>
    </w:p>
    <w:p>
      <w:pPr>
        <w:numPr>
          <w:ilvl w:val="0"/>
          <w:numId w:val="10"/>
        </w:numPr>
        <w:jc w:val="left"/>
      </w:pPr>
      <w:r>
        <w:rPr>
          <w:rFonts w:ascii="Calibri" w:hAnsi="Calibri" w:eastAsia="Calibri"/>
          <w:color w:val="222222"/>
          <w:sz w:val="22"/>
        </w:rPr>
        <w:t>The full internal route where institutions appropriately keep operational details non-public.</w:t>
      </w:r>
    </w:p>
    <w:p>
      <w:pPr>
        <w:numPr>
          <w:ilvl w:val="0"/>
          <w:numId w:val="10"/>
        </w:numPr>
        <w:jc w:val="left"/>
      </w:pPr>
      <w:r>
        <w:rPr>
          <w:rFonts w:ascii="Calibri" w:hAnsi="Calibri" w:eastAsia="Calibri"/>
          <w:color w:val="222222"/>
          <w:sz w:val="22"/>
        </w:rPr>
        <w:t>A definitive current picture without a declared source cut-off and recurring link/version checks.</w:t>
      </w:r>
    </w:p>
    <w:p>
      <w:pPr>
        <w:numPr>
          <w:ilvl w:val="0"/>
          <w:numId w:val="10"/>
        </w:numPr>
        <w:jc w:val="left"/>
      </w:pPr>
      <w:r>
        <w:rPr>
          <w:rFonts w:ascii="Calibri" w:hAnsi="Calibri" w:eastAsia="Calibri"/>
          <w:color w:val="222222"/>
          <w:sz w:val="22"/>
        </w:rPr>
        <w:t>A single European ranking that remains valid across different legal, institutional and publication models.</w:t>
      </w:r>
    </w:p>
    <w:p>
      <w:pPr>
        <w:pStyle w:val="Heading2"/>
      </w:pPr>
      <w:r>
        <w:t>Sources of uncertainty</w:t>
      </w:r>
    </w:p>
    <w:p>
      <w:pPr>
        <w:keepNext w:val="0"/>
      </w:pPr>
      <w:r>
        <w:rPr>
          <w:rFonts w:ascii="Calibri" w:hAnsi="Calibri" w:eastAsia="Calibri"/>
          <w:color w:val="222222"/>
          <w:sz w:val="22"/>
        </w:rPr>
        <w:t>Language, search indexing, inaccessible pages, changing URLs and uneven annual-report practices create ascertainment bias. A source not located in one pass may still exist. The final report should therefore distinguish 'none exists' from the more defensible 'no public source was identified in this review' and should date every negative-output claim.</w:t>
      </w:r>
    </w:p>
    <w:p>
      <w:pPr>
        <w:pStyle w:val="Heading1"/>
      </w:pPr>
      <w:r>
        <w:t>Conclusion</w:t>
      </w:r>
    </w:p>
    <w:p>
      <w:pPr>
        <w:keepNext w:val="0"/>
      </w:pPr>
      <w:r>
        <w:rPr>
          <w:rFonts w:ascii="Calibri" w:hAnsi="Calibri" w:eastAsia="Calibri"/>
          <w:color w:val="222222"/>
          <w:sz w:val="22"/>
        </w:rPr>
        <w:t>A credible European research-integrity comparison must map systems as routes. It should show how responsibilities move between institutions, national bodies, funders and specialist regimes, and it should distinguish a public procedure from a public record of handling and outcomes. The current project provides the evidence architecture for that comparison across 49 country records and a detailed institutional lens across all 24 LERU members.</w:t>
      </w:r>
    </w:p>
    <w:p>
      <w:pPr>
        <w:keepNext w:val="0"/>
      </w:pPr>
      <w:r>
        <w:rPr>
          <w:rFonts w:ascii="Calibri" w:hAnsi="Calibri" w:eastAsia="Calibri"/>
          <w:color w:val="222222"/>
          <w:sz w:val="22"/>
        </w:rPr>
        <w:t>The report's policy value lies in making heterogeneity legible without turning it into a simplistic ranking. For LERU and INTE, the practical opportunity is to validate the route map, agree a minimal vocabulary for public accountability and create a durable process for keeping institutional information current. That would convert a one-off mapping exercise into a shared European learning infrastructure.</w:t>
      </w:r>
    </w:p>
    <w:p>
      <w:pPr>
        <w:pStyle w:val="Heading1"/>
        <w:pageBreakBefore/>
      </w:pPr>
      <w:r>
        <w:t>Appendices and editorial work plan</w:t>
      </w:r>
    </w:p>
    <w:p>
      <w:pPr>
        <w:pStyle w:val="Heading2"/>
      </w:pPr>
      <w:r>
        <w:t>Recommended appendices</w:t>
      </w:r>
    </w:p>
    <w:p>
      <w:pPr>
        <w:numPr>
          <w:ilvl w:val="0"/>
          <w:numId w:val="10"/>
        </w:numPr>
        <w:jc w:val="left"/>
      </w:pPr>
      <w:r>
        <w:rPr>
          <w:rFonts w:ascii="Calibri" w:hAnsi="Calibri" w:eastAsia="Calibri"/>
          <w:color w:val="222222"/>
          <w:sz w:val="22"/>
        </w:rPr>
        <w:t>Appendix A: Concepts, variables and coding rules.</w:t>
      </w:r>
    </w:p>
    <w:p>
      <w:pPr>
        <w:numPr>
          <w:ilvl w:val="0"/>
          <w:numId w:val="10"/>
        </w:numPr>
        <w:jc w:val="left"/>
      </w:pPr>
      <w:r>
        <w:rPr>
          <w:rFonts w:ascii="Calibri" w:hAnsi="Calibri" w:eastAsia="Calibri"/>
          <w:color w:val="222222"/>
          <w:sz w:val="22"/>
        </w:rPr>
        <w:t>Appendix B: Country system typology and 49-country status table.</w:t>
      </w:r>
    </w:p>
    <w:p>
      <w:pPr>
        <w:numPr>
          <w:ilvl w:val="0"/>
          <w:numId w:val="10"/>
        </w:numPr>
        <w:jc w:val="left"/>
      </w:pPr>
      <w:r>
        <w:rPr>
          <w:rFonts w:ascii="Calibri" w:hAnsi="Calibri" w:eastAsia="Calibri"/>
          <w:color w:val="222222"/>
          <w:sz w:val="22"/>
        </w:rPr>
        <w:t>Appendix C: Transparency coding guide and 35-jurisdiction table.</w:t>
      </w:r>
    </w:p>
    <w:p>
      <w:pPr>
        <w:numPr>
          <w:ilvl w:val="0"/>
          <w:numId w:val="10"/>
        </w:numPr>
        <w:jc w:val="left"/>
      </w:pPr>
      <w:r>
        <w:rPr>
          <w:rFonts w:ascii="Calibri" w:hAnsi="Calibri" w:eastAsia="Calibri"/>
          <w:color w:val="222222"/>
          <w:sz w:val="22"/>
        </w:rPr>
        <w:t>Appendix D: LERU 24-member route and output matrix.</w:t>
      </w:r>
    </w:p>
    <w:p>
      <w:pPr>
        <w:numPr>
          <w:ilvl w:val="0"/>
          <w:numId w:val="10"/>
        </w:numPr>
        <w:jc w:val="left"/>
      </w:pPr>
      <w:r>
        <w:rPr>
          <w:rFonts w:ascii="Calibri" w:hAnsi="Calibri" w:eastAsia="Calibri"/>
          <w:color w:val="222222"/>
          <w:sz w:val="22"/>
        </w:rPr>
        <w:t>Appendix E: Member-validation questionnaire and change log.</w:t>
      </w:r>
    </w:p>
    <w:p>
      <w:pPr>
        <w:numPr>
          <w:ilvl w:val="0"/>
          <w:numId w:val="10"/>
        </w:numPr>
        <w:jc w:val="left"/>
      </w:pPr>
      <w:r>
        <w:rPr>
          <w:rFonts w:ascii="Calibri" w:hAnsi="Calibri" w:eastAsia="Calibri"/>
          <w:color w:val="222222"/>
          <w:sz w:val="22"/>
        </w:rPr>
        <w:t>Appendix F: Source-selection protocol and limitations register.</w:t>
      </w:r>
    </w:p>
    <w:p>
      <w:pPr>
        <w:pStyle w:val="Heading2"/>
      </w:pPr>
      <w:r>
        <w:t>Editorial production plan</w:t>
      </w:r>
    </w:p>
    <w:tbl>
      <w:tblPr>
        <w:tblW w:type="dxa" w:w="9360"/>
        <w:jc w:val="left"/>
        <w:tblLayout w:type="fixed"/>
        <w:tblLook w:firstColumn="1" w:firstRow="1" w:lastColumn="0" w:lastRow="0" w:noHBand="0" w:noVBand="1" w:val="04A0"/>
        <w:tblInd w:w="120" w:type="dxa"/>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Pr>
      <w:tblGrid>
        <w:gridCol w:w="1800"/>
        <w:gridCol w:w="5400"/>
        <w:gridCol w:w="2160"/>
      </w:tblGrid>
      <w:tr>
        <w:trPr>
          <w:tblHeader w:val="true"/>
        </w:trPr>
        <w:tc>
          <w:tcPr>
            <w:tcW w:type="dxa" w:w="180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Phase</w:t>
            </w:r>
          </w:p>
        </w:tc>
        <w:tc>
          <w:tcPr>
            <w:tcW w:type="dxa" w:w="540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Main action</w:t>
            </w:r>
          </w:p>
        </w:tc>
        <w:tc>
          <w:tcPr>
            <w:tcW w:type="dxa" w:w="2160"/>
            <w:shd w:fill="E8EEF5" w:val="clear"/>
            <w:vAlign w:val="center"/>
            <w:tcMar>
              <w:top w:w="80" w:type="dxa"/>
              <w:start w:w="120" w:type="dxa"/>
              <w:bottom w:w="80" w:type="dxa"/>
              <w:end w:w="120" w:type="dxa"/>
            </w:tcMar>
          </w:tcPr>
          <w:p>
            <w:pPr>
              <w:pStyle w:val="TableHeader"/>
              <w:spacing w:before="0" w:after="0"/>
              <w:jc w:val="left"/>
            </w:pPr>
            <w:r>
              <w:rPr>
                <w:rFonts w:ascii="Calibri" w:hAnsi="Calibri" w:eastAsia="Calibri"/>
                <w:b/>
                <w:color w:val="203748"/>
                <w:sz w:val="18"/>
              </w:rPr>
              <w:t>Output</w:t>
            </w:r>
          </w:p>
        </w:tc>
      </w:tr>
      <w:tr>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1. Freeze scope</w:t>
            </w:r>
          </w:p>
        </w:tc>
        <w:tc>
          <w:tcPr>
            <w:tcW w:type="dxa" w:w="54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Confirm report versus journal-article format, authorship, audience and data cut-off</w:t>
            </w:r>
          </w:p>
        </w:tc>
        <w:tc>
          <w:tcPr>
            <w:tcW w:type="dxa" w:w="216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Editorial decision</w:t>
            </w:r>
          </w:p>
        </w:tc>
      </w:tr>
      <w:tr>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2. Consolidate evidence</w:t>
            </w:r>
          </w:p>
        </w:tc>
        <w:tc>
          <w:tcPr>
            <w:tcW w:type="dxa" w:w="54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Complete high-yield row indexing and recheck time-sensitive routes</w:t>
            </w:r>
          </w:p>
        </w:tc>
        <w:tc>
          <w:tcPr>
            <w:tcW w:type="dxa" w:w="216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Evidence refresh</w:t>
            </w:r>
          </w:p>
        </w:tc>
      </w:tr>
      <w:tr>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3. Member validation</w:t>
            </w:r>
          </w:p>
        </w:tc>
        <w:tc>
          <w:tcPr>
            <w:tcW w:type="dxa" w:w="54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Invite structured correction of route, office, reporting and boundary descriptions</w:t>
            </w:r>
          </w:p>
        </w:tc>
        <w:tc>
          <w:tcPr>
            <w:tcW w:type="dxa" w:w="216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Validated institution layer</w:t>
            </w:r>
          </w:p>
        </w:tc>
      </w:tr>
      <w:tr>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4. Draft synthesis</w:t>
            </w:r>
          </w:p>
        </w:tc>
        <w:tc>
          <w:tcPr>
            <w:tcW w:type="dxa" w:w="54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Turn section prompts and profile capsules into continuous argument and comparative figures</w:t>
            </w:r>
          </w:p>
        </w:tc>
        <w:tc>
          <w:tcPr>
            <w:tcW w:type="dxa" w:w="216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Full manuscript draft</w:t>
            </w:r>
          </w:p>
        </w:tc>
      </w:tr>
      <w:tr>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5. Review and redline</w:t>
            </w:r>
          </w:p>
        </w:tc>
        <w:tc>
          <w:tcPr>
            <w:tcW w:type="dxa" w:w="54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Use this review copy for tracked revisions, comments and responsibility assignment</w:t>
            </w:r>
          </w:p>
        </w:tc>
        <w:tc>
          <w:tcPr>
            <w:tcW w:type="dxa" w:w="216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Review-ready draft</w:t>
            </w:r>
          </w:p>
        </w:tc>
      </w:tr>
      <w:tr>
        <w:tc>
          <w:tcPr>
            <w:tcW w:type="dxa" w:w="18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6. Publish</w:t>
            </w:r>
          </w:p>
        </w:tc>
        <w:tc>
          <w:tcPr>
            <w:tcW w:type="dxa" w:w="540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Accept revisions, freeze tables, add formal references and prepare accessible PDF/Word outputs</w:t>
            </w:r>
          </w:p>
        </w:tc>
        <w:tc>
          <w:tcPr>
            <w:tcW w:type="dxa" w:w="2160"/>
            <w:vAlign w:val="center"/>
            <w:tcMar>
              <w:top w:w="80" w:type="dxa"/>
              <w:start w:w="120" w:type="dxa"/>
              <w:bottom w:w="80" w:type="dxa"/>
              <w:end w:w="120" w:type="dxa"/>
            </w:tcMar>
          </w:tcPr>
          <w:p>
            <w:pPr>
              <w:pStyle w:val="TableText"/>
              <w:spacing w:before="0" w:after="0"/>
              <w:jc w:val="left"/>
            </w:pPr>
            <w:r>
              <w:rPr>
                <w:rFonts w:ascii="Calibri" w:hAnsi="Calibri" w:eastAsia="Calibri"/>
                <w:b w:val="0"/>
                <w:color w:val="222222"/>
                <w:sz w:val="18"/>
              </w:rPr>
              <w:t>Final report package</w:t>
            </w:r>
          </w:p>
        </w:tc>
      </w:tr>
    </w:tbl>
    <w:p>
      <w:commentRangeStart w:id="8"/>
      <w:pPr>
        <w:pStyle w:val="Heading2"/>
      </w:pPr>
      <w:r>
        <w:t>References and evidence plan</w:t>
      </w:r>
      <w:commentRangeEnd w:id="8"/>
      <w:r>
        <w:commentReference w:id="8"/>
      </w:r>
    </w:p>
    <w:p>
      <w:pPr>
        <w:keepNext w:val="0"/>
      </w:pPr>
      <w:r>
        <w:rPr>
          <w:rFonts w:ascii="Calibri" w:hAnsi="Calibri" w:eastAsia="Calibri"/>
          <w:color w:val="222222"/>
          <w:sz w:val="22"/>
        </w:rPr>
        <w:t>The final report should use a formal reference style and cite primary official sources at claim level. The current outline is grounded in the project's structured evidence backbone; the next drafting pass should convert the source registry and profile links into footnotes or endnotes, then freeze a bibliographic export at the publication cut-off.</w:t>
      </w:r>
    </w:p>
    <w:p>
      <w:pPr>
        <w:numPr>
          <w:ilvl w:val="0"/>
          <w:numId w:val="10"/>
        </w:numPr>
        <w:jc w:val="left"/>
      </w:pPr>
      <w:hyperlink r:id="rId12">
        <w:r>
          <w:rPr>
            <w:color w:val="2E74B5"/>
            <w:u w:val="single"/>
          </w:rPr>
          <w:t>LERU members page</w:t>
        </w:r>
      </w:hyperlink>
    </w:p>
    <w:p>
      <w:pPr>
        <w:numPr>
          <w:ilvl w:val="0"/>
          <w:numId w:val="10"/>
        </w:numPr>
        <w:jc w:val="left"/>
      </w:pPr>
      <w:r>
        <w:rPr>
          <w:rFonts w:ascii="Calibri" w:hAnsi="Calibri" w:eastAsia="Calibri"/>
          <w:b/>
          <w:color w:val="203748"/>
          <w:sz w:val="22"/>
        </w:rPr>
        <w:t xml:space="preserve">Project country dataset: </w:t>
      </w:r>
      <w:r>
        <w:rPr>
          <w:rFonts w:ascii="Consolas" w:hAnsi="Consolas" w:eastAsia="Consolas"/>
          <w:color w:val="222222"/>
          <w:sz w:val="19"/>
        </w:rPr>
        <w:t>data/countries.js</w:t>
      </w:r>
    </w:p>
    <w:p>
      <w:pPr>
        <w:numPr>
          <w:ilvl w:val="0"/>
          <w:numId w:val="10"/>
        </w:numPr>
        <w:jc w:val="left"/>
      </w:pPr>
      <w:r>
        <w:rPr>
          <w:rFonts w:ascii="Calibri" w:hAnsi="Calibri" w:eastAsia="Calibri"/>
          <w:b/>
          <w:color w:val="203748"/>
          <w:sz w:val="22"/>
        </w:rPr>
        <w:t xml:space="preserve">Project transparency dataset: </w:t>
      </w:r>
      <w:r>
        <w:rPr>
          <w:rFonts w:ascii="Consolas" w:hAnsi="Consolas" w:eastAsia="Consolas"/>
          <w:color w:val="222222"/>
          <w:sz w:val="19"/>
        </w:rPr>
        <w:t>data/transparency.js</w:t>
      </w:r>
    </w:p>
    <w:p>
      <w:pPr>
        <w:numPr>
          <w:ilvl w:val="0"/>
          <w:numId w:val="10"/>
        </w:numPr>
        <w:jc w:val="left"/>
      </w:pPr>
      <w:r>
        <w:rPr>
          <w:rFonts w:ascii="Calibri" w:hAnsi="Calibri" w:eastAsia="Calibri"/>
          <w:b/>
          <w:color w:val="203748"/>
          <w:sz w:val="22"/>
        </w:rPr>
        <w:t xml:space="preserve">Project source registry: </w:t>
      </w:r>
      <w:r>
        <w:rPr>
          <w:rFonts w:ascii="Consolas" w:hAnsi="Consolas" w:eastAsia="Consolas"/>
          <w:color w:val="222222"/>
          <w:sz w:val="19"/>
        </w:rPr>
        <w:t>data/source-registry.csv</w:t>
      </w:r>
    </w:p>
    <w:p>
      <w:pPr>
        <w:numPr>
          <w:ilvl w:val="0"/>
          <w:numId w:val="10"/>
        </w:numPr>
        <w:jc w:val="left"/>
      </w:pPr>
      <w:r>
        <w:rPr>
          <w:rFonts w:ascii="Calibri" w:hAnsi="Calibri" w:eastAsia="Calibri"/>
          <w:b/>
          <w:color w:val="203748"/>
          <w:sz w:val="22"/>
        </w:rPr>
        <w:t xml:space="preserve">LERU member dataset: </w:t>
      </w:r>
      <w:r>
        <w:rPr>
          <w:rFonts w:ascii="Consolas" w:hAnsi="Consolas" w:eastAsia="Consolas"/>
          <w:color w:val="222222"/>
          <w:sz w:val="19"/>
        </w:rPr>
        <w:t>data/leru-members.js</w:t>
      </w:r>
    </w:p>
    <w:p>
      <w:pPr>
        <w:numPr>
          <w:ilvl w:val="0"/>
          <w:numId w:val="10"/>
        </w:numPr>
        <w:jc w:val="left"/>
      </w:pPr>
      <w:r>
        <w:rPr>
          <w:rFonts w:ascii="Calibri" w:hAnsi="Calibri" w:eastAsia="Calibri"/>
          <w:b/>
          <w:color w:val="203748"/>
          <w:sz w:val="22"/>
        </w:rPr>
        <w:t xml:space="preserve">LERU public-source report: </w:t>
      </w:r>
      <w:r>
        <w:rPr>
          <w:rFonts w:ascii="Consolas" w:hAnsi="Consolas" w:eastAsia="Consolas"/>
          <w:color w:val="222222"/>
          <w:sz w:val="19"/>
        </w:rPr>
        <w:t>reports/leru-institutions-report.html</w:t>
      </w:r>
    </w:p>
    <w:p>
      <w:pPr>
        <w:numPr>
          <w:ilvl w:val="0"/>
          <w:numId w:val="10"/>
        </w:numPr>
        <w:jc w:val="left"/>
      </w:pPr>
      <w:r>
        <w:rPr>
          <w:rFonts w:ascii="Calibri" w:hAnsi="Calibri" w:eastAsia="Calibri"/>
          <w:b/>
          <w:color w:val="203748"/>
          <w:sz w:val="22"/>
        </w:rPr>
        <w:t xml:space="preserve">LERU institution extraction workflow: </w:t>
      </w:r>
      <w:r>
        <w:rPr>
          <w:rFonts w:ascii="Consolas" w:hAnsi="Consolas" w:eastAsia="Consolas"/>
          <w:color w:val="222222"/>
          <w:sz w:val="19"/>
        </w:rPr>
        <w:t>docs/workflows/LERU-INSTITUTION-EXTRACTION-WORKFLOW.md</w:t>
      </w:r>
    </w:p>
    <w:p>
      <w:pPr>
        <w:numPr>
          <w:ilvl w:val="0"/>
          <w:numId w:val="10"/>
        </w:numPr>
        <w:jc w:val="left"/>
      </w:pPr>
      <w:r>
        <w:rPr>
          <w:rFonts w:ascii="Calibri" w:hAnsi="Calibri" w:eastAsia="Calibri"/>
          <w:b/>
          <w:color w:val="203748"/>
          <w:sz w:val="22"/>
        </w:rPr>
        <w:t xml:space="preserve">Committee and case-file workflow: </w:t>
      </w:r>
      <w:r>
        <w:rPr>
          <w:rFonts w:ascii="Consolas" w:hAnsi="Consolas" w:eastAsia="Consolas"/>
          <w:color w:val="222222"/>
          <w:sz w:val="19"/>
        </w:rPr>
        <w:t>docs/workflows/CASE-FILE-WORKFLOW.md</w:t>
      </w:r>
    </w:p>
    <w:p>
      <w:pPr>
        <w:numPr>
          <w:ilvl w:val="0"/>
          <w:numId w:val="10"/>
        </w:numPr>
        <w:jc w:val="left"/>
      </w:pPr>
      <w:r>
        <w:rPr>
          <w:rFonts w:ascii="Calibri" w:hAnsi="Calibri" w:eastAsia="Calibri"/>
          <w:b/>
          <w:color w:val="203748"/>
          <w:sz w:val="22"/>
        </w:rPr>
        <w:t xml:space="preserve">Quality-consolidation plan: </w:t>
      </w:r>
      <w:r>
        <w:rPr>
          <w:rFonts w:ascii="Consolas" w:hAnsi="Consolas" w:eastAsia="Consolas"/>
          <w:color w:val="222222"/>
          <w:sz w:val="19"/>
        </w:rPr>
        <w:t>docs/plans/NEXT-PHASE-QUALITY-PLAN.md</w:t>
      </w:r>
    </w:p>
    <w:p>
      <w:pPr>
        <w:spacing w:before="160" w:after="200"/>
        <w:ind w:left="115" w:right="115"/>
        <w:jc w:val="left"/>
        <w:shd w:val="clear" w:fill="E8EEF5"/>
        <w:pBdr>
          <w:left w:val="single" w:sz="18" w:space="8" w:color="2E74B5"/>
        </w:pBdr>
      </w:pPr>
      <w:r>
        <w:rPr>
          <w:rFonts w:ascii="Calibri" w:hAnsi="Calibri" w:eastAsia="Calibri"/>
          <w:b/>
          <w:color w:val="203748"/>
          <w:sz w:val="21"/>
        </w:rPr>
        <w:t xml:space="preserve">Review instruction. </w:t>
      </w:r>
      <w:r>
        <w:rPr>
          <w:rFonts w:ascii="Calibri" w:hAnsi="Calibri" w:eastAsia="Calibri"/>
          <w:color w:val="222222"/>
          <w:sz w:val="21"/>
        </w:rPr>
        <w:t>Use Word comments for decisions and Track Changes for textual revisions. Do not accept revisions or remove comments until the report format, authorship, data cut-off and member-validation route have been agreed.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comments.xml><?xml version="1.0" encoding="utf-8"?>
<w:comments xmlns:w="http://schemas.openxmlformats.org/wordprocessingml/2006/main">
  <w:comment w:id="0" w:author="Editorial review" w:date="2026-07-15T10:17:55Z">
    <w:p>
      <w:r>
        <w:t>Decide whether the primary publication is a LERU report or a journal article. The current architecture supports a report first and an article derivative second.</w:t>
      </w:r>
    </w:p>
  </w:comment>
  <w:comment w:id="1" w:author="Editorial review" w:date="2026-07-15T10:17:55Z">
    <w:p>
      <w:r>
        <w:t>Confirm the working title and whether public accountability should remain the central framing term.</w:t>
      </w:r>
    </w:p>
  </w:comment>
  <w:comment w:id="2" w:author="Editorial review" w:date="2026-07-15T10:17:55Z">
    <w:p>
      <w:r>
        <w:t>Freeze the final evidence cut-off only after the last source-current check and record later updates in a change log.</w:t>
      </w:r>
    </w:p>
  </w:comment>
  <w:comment w:id="3" w:author="Editorial review" w:date="2026-07-15T10:17:55Z">
    <w:p>
      <w:r>
        <w:t>Clarify the unit of observation in the methods section: a country record is a project representation and not necessarily one unified legal system.</w:t>
      </w:r>
    </w:p>
  </w:comment>
  <w:comment w:id="4" w:author="Editorial review" w:date="2026-07-15T10:17:55Z">
    <w:p>
      <w:r>
        <w:t>Recalculate this strict public-output evidence count after the next member-validation round and keep it separate from the five-category typology.</w:t>
      </w:r>
    </w:p>
  </w:comment>
  <w:comment w:id="5" w:author="Editorial review" w:date="2026-07-15T10:17:55Z">
    <w:p>
      <w:r>
        <w:t>Confirm the official membership snapshot at publication cut-off and document how later membership changes will be handled.</w:t>
      </w:r>
    </w:p>
  </w:comment>
  <w:comment w:id="6" w:author="Editorial review" w:date="2026-07-15T10:17:55Z">
    <w:p>
      <w:r>
        <w:t>Specify the validation process, response window, correction ownership and how unresolved differences will be represented.</w:t>
      </w:r>
    </w:p>
  </w:comment>
  <w:comment w:id="7" w:author="Editorial review" w:date="2026-07-15T10:17:55Z">
    <w:p>
      <w:r>
        <w:t>Editorial decision: keep concise capsules in the main report or move full profiles to an appendix with shorter comparative examples in the narrative.</w:t>
      </w:r>
    </w:p>
  </w:comment>
  <w:comment w:id="8" w:author="Editorial review" w:date="2026-07-15T10:17:55Z">
    <w:p>
      <w:r>
        <w:t>Select the formal citation style and automate a claim-level bibliography from the source registry and member profile links.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eastAsia="Calibri"/>
        <w:color w:val="5B6570"/>
        <w:sz w:val="18"/>
      </w:rPr>
      <w:t xml:space="preserve">Working review copy | Page </w:t>
    </w:r>
    <w:r>
      <w:rPr>
        <w:rFonts w:ascii="Calibri" w:hAnsi="Calibri" w:eastAsia="Calibri"/>
        <w:color w:val="5B6570"/>
        <w:sz w:val="18"/>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libri" w:hAnsi="Calibri" w:eastAsia="Calibri"/>
        <w:color w:val="5B6570"/>
        <w:sz w:val="18"/>
      </w:rPr>
      <w:t>Review copy | Track changes enabled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jc w:val="left"/>
    </w:pPr>
    <w:r>
      <w:rPr>
        <w:rFonts w:ascii="Calibri" w:hAnsi="Calibri" w:eastAsia="Calibri"/>
        <w:color w:val="5B6570"/>
        <w:sz w:val="17"/>
      </w:rPr>
      <w:t>LERU Integrity Map | Working report outline</w:t>
    </w:r>
    <w:r>
      <w:rPr>
        <w:rFonts w:ascii="Calibri" w:hAnsi="Calibri" w:eastAsia="Calibri"/>
        <w:color w:val="5B6570"/>
        <w:sz w:val="17"/>
      </w:rPr>
      <w:tab/>
      <w:t>15 July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80"/>
        <w:spacing w:before="0" w:after="80" w:line="290" w:lineRule="auto"/>
      </w:pPr>
      <w:rPr>
        <w:rFonts w:ascii="Calibri" w:hAnsi="Calibri"/>
      </w:rPr>
    </w:lvl>
  </w:abstractNum>
  <w:num w:numId="10">
    <w:abstractNumId w:val="9"/>
  </w:num>
  <w:abstractNum w:abstractNumId="10">
    <w:multiLevelType w:val="singleLevel"/>
    <w:lvl w:ilvl="0">
      <w:start w:val="1"/>
      <w:numFmt w:val="decimal"/>
      <w:lvlText w:val="%1."/>
      <w:lvlJc w:val="left"/>
      <w:pPr>
        <w:tabs>
          <w:tab w:val="num" w:pos="540"/>
        </w:tabs>
        <w:ind w:left="540" w:hanging="280"/>
        <w:spacing w:before="0" w:after="80" w:line="29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trackRevisions/>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jc w:val="center"/>
    </w:pPr>
    <w:rPr>
      <w:rFonts w:asciiTheme="majorHAnsi" w:eastAsiaTheme="majorEastAsia" w:hAnsiTheme="majorHAnsi" w:cstheme="majorBidi" w:ascii="Calibri" w:hAnsi="Calibri"/>
      <w:b/>
      <w:color w:val="20374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480"/>
      <w:jc w:val="center"/>
    </w:pPr>
    <w:rPr>
      <w:rFonts w:asciiTheme="majorHAnsi" w:eastAsiaTheme="majorEastAsia" w:hAnsiTheme="majorHAnsi" w:cstheme="majorBidi" w:ascii="Calibri" w:hAnsi="Calibri"/>
      <w:i/>
      <w:iCs/>
      <w:color w:val="1F4D7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280" w:line="276" w:lineRule="auto"/>
      <w:jc w:val="center"/>
    </w:pPr>
    <w:rPr>
      <w:rFonts w:ascii="Calibri" w:hAnsi="Calibri"/>
      <w:b/>
      <w:i w:val="0"/>
      <w:color w:val="2E74B5"/>
      <w:sz w:val="20"/>
    </w:rPr>
  </w:style>
  <w:style w:type="paragraph" w:customStyle="1" w:styleId="CoverMeta">
    <w:name w:val="Cover Meta"/>
    <w:pPr>
      <w:spacing w:before="0" w:after="80" w:line="276" w:lineRule="auto"/>
      <w:jc w:val="center"/>
    </w:pPr>
    <w:rPr>
      <w:rFonts w:ascii="Calibri" w:hAnsi="Calibri"/>
      <w:b w:val="0"/>
      <w:i w:val="0"/>
      <w:color w:val="5B6570"/>
      <w:sz w:val="21"/>
    </w:rPr>
  </w:style>
  <w:style w:type="paragraph" w:customStyle="1" w:styleId="Lead">
    <w:name w:val="Lead"/>
    <w:pPr>
      <w:spacing w:before="0" w:after="200" w:line="288" w:lineRule="auto"/>
      <w:jc w:val="left"/>
    </w:pPr>
    <w:rPr>
      <w:rFonts w:ascii="Calibri" w:hAnsi="Calibri"/>
      <w:b w:val="0"/>
      <w:i w:val="0"/>
      <w:color w:val="203748"/>
      <w:sz w:val="24"/>
    </w:rPr>
  </w:style>
  <w:style w:type="paragraph" w:customStyle="1" w:styleId="ProfileMeta">
    <w:name w:val="Profile Meta"/>
    <w:pPr>
      <w:spacing w:before="0" w:after="120" w:line="276" w:lineRule="auto"/>
      <w:jc w:val="left"/>
    </w:pPr>
    <w:rPr>
      <w:rFonts w:ascii="Calibri" w:hAnsi="Calibri"/>
      <w:b/>
      <w:i w:val="0"/>
      <w:color w:val="5B6570"/>
      <w:sz w:val="19"/>
    </w:rPr>
  </w:style>
  <w:style w:type="paragraph" w:customStyle="1" w:styleId="TableText">
    <w:name w:val="Table Text"/>
    <w:pPr>
      <w:spacing w:before="0" w:after="0" w:line="276" w:lineRule="auto"/>
      <w:jc w:val="left"/>
    </w:pPr>
    <w:rPr>
      <w:rFonts w:ascii="Calibri" w:hAnsi="Calibri"/>
      <w:b w:val="0"/>
      <w:i w:val="0"/>
      <w:color w:val="222222"/>
      <w:sz w:val="18"/>
    </w:rPr>
  </w:style>
  <w:style w:type="paragraph" w:customStyle="1" w:styleId="TableHeader">
    <w:name w:val="Table Header"/>
    <w:pPr>
      <w:spacing w:before="0" w:after="0" w:line="276" w:lineRule="auto"/>
      <w:jc w:val="left"/>
    </w:pPr>
    <w:rPr>
      <w:rFonts w:ascii="Calibri" w:hAnsi="Calibri"/>
      <w:b/>
      <w:i w:val="0"/>
      <w:color w:val="203748"/>
      <w:sz w:val="18"/>
    </w:rPr>
  </w:style>
  <w:style w:type="paragraph" w:customStyle="1" w:styleId="SourceNote">
    <w:name w:val="Source Note"/>
    <w:pPr>
      <w:spacing w:before="80" w:after="80" w:line="276" w:lineRule="auto"/>
      <w:jc w:val="left"/>
    </w:pPr>
    <w:rPr>
      <w:rFonts w:ascii="Calibri" w:hAnsi="Calibri"/>
      <w:b w:val="0"/>
      <w:i/>
      <w:color w:val="5B65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https://www.leru.org/members" TargetMode="External"/><Relationship Id="rId13"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